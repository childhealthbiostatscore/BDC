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A54E1A" w14:textId="77777777" w:rsidR="00393394" w:rsidRDefault="00393394" w:rsidP="00393394">
      <w:pPr>
        <w:spacing w:line="480" w:lineRule="auto"/>
        <w:jc w:val="center"/>
        <w:rPr>
          <w:b/>
          <w:bCs/>
        </w:rPr>
      </w:pPr>
      <w:r>
        <w:rPr>
          <w:b/>
          <w:bCs/>
        </w:rPr>
        <w:t>R Functions for Analysis of Continuous Glucose Monitor Data</w:t>
      </w:r>
    </w:p>
    <w:p w14:paraId="0EB1F2D2" w14:textId="327E093F" w:rsidR="00393394" w:rsidRDefault="00393394" w:rsidP="00393394">
      <w:pPr>
        <w:jc w:val="center"/>
        <w:rPr>
          <w:bCs/>
        </w:rPr>
      </w:pPr>
      <w:r>
        <w:rPr>
          <w:bCs/>
        </w:rPr>
        <w:t>Tim Vigers</w:t>
      </w:r>
      <w:r w:rsidRPr="00281118">
        <w:rPr>
          <w:bCs/>
          <w:vertAlign w:val="superscript"/>
        </w:rPr>
        <w:t>1</w:t>
      </w:r>
      <w:r>
        <w:rPr>
          <w:bCs/>
          <w:vertAlign w:val="superscript"/>
        </w:rPr>
        <w:t>,2</w:t>
      </w:r>
      <w:r w:rsidR="00EF30CC">
        <w:rPr>
          <w:bCs/>
          <w:vertAlign w:val="superscript"/>
        </w:rPr>
        <w:t>,3</w:t>
      </w:r>
      <w:r>
        <w:rPr>
          <w:bCs/>
        </w:rPr>
        <w:t>, B.A., Christine L. Chan</w:t>
      </w:r>
      <w:r>
        <w:rPr>
          <w:bCs/>
          <w:vertAlign w:val="superscript"/>
        </w:rPr>
        <w:t>1</w:t>
      </w:r>
      <w:r>
        <w:rPr>
          <w:bCs/>
        </w:rPr>
        <w:t>, M.D.</w:t>
      </w:r>
      <w:r w:rsidR="00EF30CC">
        <w:rPr>
          <w:bCs/>
        </w:rPr>
        <w:t>, Janet Snell-Bergeon</w:t>
      </w:r>
      <w:r w:rsidR="00EF30CC" w:rsidRPr="004A6477">
        <w:rPr>
          <w:bCs/>
          <w:vertAlign w:val="superscript"/>
        </w:rPr>
        <w:t>2</w:t>
      </w:r>
      <w:r w:rsidR="00EF30CC">
        <w:rPr>
          <w:bCs/>
        </w:rPr>
        <w:t>, Ph.D</w:t>
      </w:r>
      <w:r w:rsidR="001473F3">
        <w:rPr>
          <w:bCs/>
        </w:rPr>
        <w:t>.</w:t>
      </w:r>
      <w:r>
        <w:rPr>
          <w:bCs/>
        </w:rPr>
        <w:t>, Petter Bjornstad</w:t>
      </w:r>
      <w:r>
        <w:rPr>
          <w:bCs/>
          <w:vertAlign w:val="superscript"/>
        </w:rPr>
        <w:t>1</w:t>
      </w:r>
      <w:r>
        <w:rPr>
          <w:bCs/>
        </w:rPr>
        <w:t>, M.D., Philip S. Zeitler</w:t>
      </w:r>
      <w:r w:rsidR="00023F68">
        <w:rPr>
          <w:bCs/>
          <w:vertAlign w:val="superscript"/>
        </w:rPr>
        <w:t>1</w:t>
      </w:r>
      <w:r>
        <w:rPr>
          <w:bCs/>
        </w:rPr>
        <w:t>, M.D., Ph.D., Gregory Forlenza</w:t>
      </w:r>
      <w:r w:rsidR="00023F68">
        <w:rPr>
          <w:bCs/>
          <w:vertAlign w:val="superscript"/>
        </w:rPr>
        <w:t>2</w:t>
      </w:r>
      <w:r>
        <w:rPr>
          <w:bCs/>
        </w:rPr>
        <w:t>, M.D., Laura Pyle</w:t>
      </w:r>
      <w:r>
        <w:rPr>
          <w:bCs/>
          <w:vertAlign w:val="superscript"/>
        </w:rPr>
        <w:t>1</w:t>
      </w:r>
      <w:r w:rsidR="00EF30CC">
        <w:rPr>
          <w:bCs/>
          <w:vertAlign w:val="superscript"/>
        </w:rPr>
        <w:t>,2</w:t>
      </w:r>
      <w:r>
        <w:rPr>
          <w:bCs/>
          <w:vertAlign w:val="superscript"/>
        </w:rPr>
        <w:t>,</w:t>
      </w:r>
      <w:r w:rsidR="00023F68">
        <w:rPr>
          <w:bCs/>
          <w:vertAlign w:val="superscript"/>
        </w:rPr>
        <w:t>3</w:t>
      </w:r>
      <w:r>
        <w:rPr>
          <w:bCs/>
        </w:rPr>
        <w:t>, Ph.D.</w:t>
      </w:r>
    </w:p>
    <w:p w14:paraId="5BBD1EAE" w14:textId="77777777" w:rsidR="00393394" w:rsidRDefault="00393394" w:rsidP="00393394">
      <w:pPr>
        <w:spacing w:line="360" w:lineRule="auto"/>
        <w:rPr>
          <w:b/>
        </w:rPr>
      </w:pPr>
    </w:p>
    <w:p w14:paraId="014EE27D" w14:textId="0AB6C361" w:rsidR="00393394" w:rsidRPr="00473A1E" w:rsidRDefault="00393394" w:rsidP="00393394">
      <w:pPr>
        <w:rPr>
          <w:bCs/>
        </w:rPr>
      </w:pPr>
      <w:r>
        <w:rPr>
          <w:b/>
          <w:bCs/>
        </w:rPr>
        <w:t xml:space="preserve">Author Affiliations: </w:t>
      </w:r>
      <w:r>
        <w:rPr>
          <w:bCs/>
          <w:vertAlign w:val="superscript"/>
        </w:rPr>
        <w:t>1</w:t>
      </w:r>
      <w:r>
        <w:rPr>
          <w:bCs/>
        </w:rPr>
        <w:t>Department of Pediatric Endocrinology, University of Colorado School of Medicine, Aurora, Colorado, United States;</w:t>
      </w:r>
      <w:r w:rsidR="00EF30CC">
        <w:rPr>
          <w:bCs/>
        </w:rPr>
        <w:t xml:space="preserve"> </w:t>
      </w:r>
      <w:r w:rsidR="00EF30CC" w:rsidRPr="008870AA">
        <w:rPr>
          <w:bCs/>
          <w:vertAlign w:val="superscript"/>
        </w:rPr>
        <w:t>2</w:t>
      </w:r>
      <w:r w:rsidR="00EF30CC">
        <w:rPr>
          <w:bCs/>
        </w:rPr>
        <w:t>Barbara Davis Center, Aurora, Colorado, United States;</w:t>
      </w:r>
      <w:r>
        <w:rPr>
          <w:bCs/>
        </w:rPr>
        <w:t xml:space="preserve"> </w:t>
      </w:r>
      <w:r w:rsidR="00EF30CC">
        <w:rPr>
          <w:bCs/>
          <w:vertAlign w:val="superscript"/>
        </w:rPr>
        <w:t>3</w:t>
      </w:r>
      <w:r>
        <w:rPr>
          <w:bCs/>
        </w:rPr>
        <w:t>Department of Biostatistics and Informatics, Colorado School of Public Health</w:t>
      </w:r>
    </w:p>
    <w:p w14:paraId="4A5390C1" w14:textId="1CC048A9" w:rsidR="00393394" w:rsidRDefault="00393394" w:rsidP="00393394">
      <w:pPr>
        <w:rPr>
          <w:bCs/>
        </w:rPr>
      </w:pPr>
    </w:p>
    <w:p w14:paraId="17B030F9" w14:textId="5D537A90" w:rsidR="009A1F44" w:rsidRDefault="009A1F44" w:rsidP="00393394">
      <w:pPr>
        <w:rPr>
          <w:bCs/>
        </w:rPr>
      </w:pPr>
    </w:p>
    <w:p w14:paraId="6691CE0C" w14:textId="77777777" w:rsidR="009A1F44" w:rsidRDefault="009A1F44" w:rsidP="00393394">
      <w:pPr>
        <w:rPr>
          <w:bCs/>
        </w:rPr>
      </w:pPr>
    </w:p>
    <w:p w14:paraId="5FDDF18A" w14:textId="77777777" w:rsidR="00393394" w:rsidRPr="00D22AB4" w:rsidRDefault="00393394" w:rsidP="00393394">
      <w:pPr>
        <w:rPr>
          <w:bCs/>
          <w:sz w:val="22"/>
          <w:szCs w:val="22"/>
        </w:rPr>
      </w:pPr>
      <w:r w:rsidRPr="00D22AB4">
        <w:rPr>
          <w:bCs/>
          <w:sz w:val="22"/>
          <w:szCs w:val="22"/>
        </w:rPr>
        <w:t>Tim Vigers</w:t>
      </w:r>
    </w:p>
    <w:p w14:paraId="60881B0A" w14:textId="77777777" w:rsidR="00393394" w:rsidRDefault="00393394" w:rsidP="00393394">
      <w:pPr>
        <w:rPr>
          <w:sz w:val="22"/>
          <w:szCs w:val="22"/>
        </w:rPr>
      </w:pPr>
      <w:r w:rsidRPr="00D22AB4">
        <w:rPr>
          <w:sz w:val="22"/>
          <w:szCs w:val="22"/>
        </w:rPr>
        <w:t>Anschutz Medical Campus</w:t>
      </w:r>
    </w:p>
    <w:p w14:paraId="60823BA7" w14:textId="77777777" w:rsidR="00393394" w:rsidRPr="00D22AB4" w:rsidRDefault="00393394" w:rsidP="00393394">
      <w:pPr>
        <w:rPr>
          <w:sz w:val="22"/>
          <w:szCs w:val="22"/>
        </w:rPr>
      </w:pPr>
      <w:r w:rsidRPr="00D22AB4">
        <w:rPr>
          <w:sz w:val="22"/>
          <w:szCs w:val="22"/>
        </w:rPr>
        <w:t>13001 E 17</w:t>
      </w:r>
      <w:r w:rsidRPr="00D22AB4">
        <w:rPr>
          <w:sz w:val="22"/>
          <w:szCs w:val="22"/>
          <w:vertAlign w:val="superscript"/>
        </w:rPr>
        <w:t>th</w:t>
      </w:r>
      <w:r w:rsidRPr="00D22AB4">
        <w:rPr>
          <w:sz w:val="22"/>
          <w:szCs w:val="22"/>
        </w:rPr>
        <w:t xml:space="preserve"> Place,</w:t>
      </w:r>
      <w:r w:rsidRPr="00DB6BD5">
        <w:rPr>
          <w:sz w:val="22"/>
          <w:szCs w:val="22"/>
        </w:rPr>
        <w:t xml:space="preserve"> </w:t>
      </w:r>
      <w:r w:rsidRPr="00D30E70">
        <w:rPr>
          <w:sz w:val="22"/>
          <w:szCs w:val="22"/>
        </w:rPr>
        <w:t>Mail Stop C243</w:t>
      </w:r>
    </w:p>
    <w:p w14:paraId="7F375A85" w14:textId="77777777" w:rsidR="00393394" w:rsidRPr="00D22AB4" w:rsidRDefault="00393394" w:rsidP="00393394">
      <w:pPr>
        <w:rPr>
          <w:sz w:val="22"/>
          <w:szCs w:val="22"/>
        </w:rPr>
      </w:pPr>
      <w:r w:rsidRPr="00552C79">
        <w:rPr>
          <w:sz w:val="22"/>
          <w:szCs w:val="22"/>
        </w:rPr>
        <w:t>Aurora, CO 80045</w:t>
      </w:r>
    </w:p>
    <w:p w14:paraId="09988CE4" w14:textId="77777777" w:rsidR="00393394" w:rsidRPr="00D22AB4" w:rsidRDefault="00393394" w:rsidP="00393394">
      <w:pPr>
        <w:rPr>
          <w:bCs/>
          <w:sz w:val="22"/>
          <w:szCs w:val="22"/>
        </w:rPr>
      </w:pPr>
      <w:r w:rsidRPr="00D22AB4">
        <w:rPr>
          <w:sz w:val="22"/>
          <w:szCs w:val="22"/>
        </w:rPr>
        <w:t>720-</w:t>
      </w:r>
      <w:r>
        <w:rPr>
          <w:sz w:val="22"/>
          <w:szCs w:val="22"/>
        </w:rPr>
        <w:t>394</w:t>
      </w:r>
      <w:r w:rsidRPr="00D22AB4">
        <w:rPr>
          <w:sz w:val="22"/>
          <w:szCs w:val="22"/>
        </w:rPr>
        <w:t>-</w:t>
      </w:r>
      <w:r>
        <w:rPr>
          <w:sz w:val="22"/>
          <w:szCs w:val="22"/>
        </w:rPr>
        <w:t>5769</w:t>
      </w:r>
    </w:p>
    <w:p w14:paraId="3C61C1F2" w14:textId="77777777" w:rsidR="00393394" w:rsidRDefault="00393394" w:rsidP="00393394">
      <w:pPr>
        <w:rPr>
          <w:rStyle w:val="Hyperlink"/>
          <w:sz w:val="22"/>
          <w:szCs w:val="22"/>
        </w:rPr>
      </w:pPr>
      <w:r w:rsidRPr="00CA1323">
        <w:rPr>
          <w:rStyle w:val="Hyperlink"/>
          <w:sz w:val="22"/>
          <w:szCs w:val="22"/>
        </w:rPr>
        <w:t>timothy.vigers@ucdenver.</w:t>
      </w:r>
      <w:r>
        <w:rPr>
          <w:rStyle w:val="Hyperlink"/>
          <w:sz w:val="22"/>
          <w:szCs w:val="22"/>
        </w:rPr>
        <w:t>edu</w:t>
      </w:r>
    </w:p>
    <w:p w14:paraId="01416127" w14:textId="4438C6EC" w:rsidR="009A1F44" w:rsidRDefault="009A1F44" w:rsidP="00393394">
      <w:pPr>
        <w:rPr>
          <w:sz w:val="22"/>
          <w:szCs w:val="22"/>
        </w:rPr>
      </w:pPr>
    </w:p>
    <w:p w14:paraId="51342D96" w14:textId="59C5A2C4" w:rsidR="009A1F44" w:rsidRDefault="009A1F44" w:rsidP="00393394">
      <w:pPr>
        <w:rPr>
          <w:sz w:val="22"/>
          <w:szCs w:val="22"/>
        </w:rPr>
      </w:pPr>
    </w:p>
    <w:p w14:paraId="0E0219CA" w14:textId="01A41308" w:rsidR="009A1F44" w:rsidRDefault="009A1F44" w:rsidP="00393394">
      <w:pPr>
        <w:rPr>
          <w:sz w:val="22"/>
          <w:szCs w:val="22"/>
        </w:rPr>
      </w:pPr>
    </w:p>
    <w:p w14:paraId="0E7AD9AC" w14:textId="77777777" w:rsidR="009A1F44" w:rsidRDefault="009A1F44" w:rsidP="00393394">
      <w:pPr>
        <w:rPr>
          <w:sz w:val="22"/>
          <w:szCs w:val="22"/>
        </w:rPr>
      </w:pPr>
    </w:p>
    <w:p w14:paraId="129A7AB1" w14:textId="77777777" w:rsidR="00393394" w:rsidRDefault="00393394" w:rsidP="00393394">
      <w:pPr>
        <w:rPr>
          <w:b/>
          <w:bCs/>
        </w:rPr>
      </w:pPr>
      <w:r>
        <w:rPr>
          <w:b/>
          <w:bCs/>
        </w:rPr>
        <w:t xml:space="preserve">Abbreviations: </w:t>
      </w:r>
      <w:r w:rsidRPr="00D22AB4">
        <w:rPr>
          <w:bCs/>
        </w:rPr>
        <w:t>(ADA)</w:t>
      </w:r>
      <w:r>
        <w:rPr>
          <w:b/>
          <w:bCs/>
        </w:rPr>
        <w:t xml:space="preserve"> </w:t>
      </w:r>
      <w:r>
        <w:t xml:space="preserve">American Diabetes Association, (BG) blood glucose, </w:t>
      </w:r>
      <w:r w:rsidRPr="00D22AB4">
        <w:rPr>
          <w:bCs/>
        </w:rPr>
        <w:t>(CGM) continuous glucose monitor</w:t>
      </w:r>
      <w:r>
        <w:rPr>
          <w:bCs/>
        </w:rPr>
        <w:t xml:space="preserve">, </w:t>
      </w:r>
      <w:r>
        <w:t>(CONGA)</w:t>
      </w:r>
      <w:r>
        <w:rPr>
          <w:bCs/>
        </w:rPr>
        <w:t xml:space="preserve"> </w:t>
      </w:r>
      <w:r>
        <w:t>c</w:t>
      </w:r>
      <w:r w:rsidRPr="005312D2">
        <w:t>ontinuous overall net glycemic action</w:t>
      </w:r>
      <w:r>
        <w:t>, (CRAN)</w:t>
      </w:r>
      <w:r>
        <w:rPr>
          <w:bCs/>
        </w:rPr>
        <w:t xml:space="preserve"> </w:t>
      </w:r>
      <w:r>
        <w:t xml:space="preserve">Comprehensive R Archive Network, </w:t>
      </w:r>
      <w:r>
        <w:rPr>
          <w:bCs/>
        </w:rPr>
        <w:t xml:space="preserve">(CSV) comma-separated values, </w:t>
      </w:r>
      <w:r w:rsidRPr="005312D2">
        <w:t>(GRADE) glycemic risk assessment diabetes equation</w:t>
      </w:r>
      <w:r>
        <w:t>,</w:t>
      </w:r>
      <w:r w:rsidRPr="005312D2">
        <w:t xml:space="preserve"> </w:t>
      </w:r>
      <w:r>
        <w:t xml:space="preserve">(MAGE) </w:t>
      </w:r>
      <w:r w:rsidRPr="005312D2">
        <w:t>mean amplitude of glycemic excursion</w:t>
      </w:r>
      <w:r>
        <w:t>, (REDCap) Research Electronic Data Capture</w:t>
      </w:r>
    </w:p>
    <w:p w14:paraId="4B618E79" w14:textId="77777777" w:rsidR="00393394" w:rsidRDefault="00393394" w:rsidP="00393394">
      <w:pPr>
        <w:spacing w:line="360" w:lineRule="auto"/>
        <w:rPr>
          <w:b/>
          <w:bCs/>
        </w:rPr>
      </w:pPr>
    </w:p>
    <w:p w14:paraId="78A39E4E" w14:textId="77777777" w:rsidR="00393394" w:rsidRDefault="00393394" w:rsidP="00393394">
      <w:r>
        <w:rPr>
          <w:b/>
        </w:rPr>
        <w:t xml:space="preserve">Key words: </w:t>
      </w:r>
      <w:r>
        <w:rPr>
          <w:bCs/>
        </w:rPr>
        <w:t>blood glucose, continuous glucose monitoring, data management, diabetes</w:t>
      </w:r>
    </w:p>
    <w:p w14:paraId="37FD1B2F" w14:textId="77777777" w:rsidR="00393394" w:rsidRDefault="00393394" w:rsidP="00393394">
      <w:pPr>
        <w:spacing w:line="360" w:lineRule="auto"/>
        <w:rPr>
          <w:b/>
          <w:bCs/>
        </w:rPr>
      </w:pPr>
    </w:p>
    <w:p w14:paraId="0408B5DE" w14:textId="77777777" w:rsidR="00393394" w:rsidRDefault="00393394" w:rsidP="00393394">
      <w:pPr>
        <w:rPr>
          <w:bCs/>
        </w:rPr>
      </w:pPr>
      <w:r>
        <w:rPr>
          <w:b/>
          <w:bCs/>
        </w:rPr>
        <w:t xml:space="preserve">Corresponding author: </w:t>
      </w:r>
      <w:r w:rsidRPr="007843CA">
        <w:rPr>
          <w:bCs/>
        </w:rPr>
        <w:t xml:space="preserve">Tim Vigers, </w:t>
      </w:r>
      <w:r>
        <w:rPr>
          <w:bCs/>
        </w:rPr>
        <w:t xml:space="preserve">Anschutz Medical Campus, </w:t>
      </w:r>
      <w:r w:rsidRPr="007843CA">
        <w:rPr>
          <w:bCs/>
        </w:rPr>
        <w:t>13</w:t>
      </w:r>
      <w:r>
        <w:rPr>
          <w:bCs/>
        </w:rPr>
        <w:t>001</w:t>
      </w:r>
      <w:r w:rsidRPr="007843CA">
        <w:rPr>
          <w:bCs/>
        </w:rPr>
        <w:t xml:space="preserve"> E. 1</w:t>
      </w:r>
      <w:r>
        <w:rPr>
          <w:bCs/>
        </w:rPr>
        <w:t>7</w:t>
      </w:r>
      <w:r w:rsidRPr="007843CA">
        <w:rPr>
          <w:bCs/>
          <w:vertAlign w:val="superscript"/>
        </w:rPr>
        <w:t>th</w:t>
      </w:r>
      <w:r w:rsidRPr="007843CA">
        <w:rPr>
          <w:bCs/>
        </w:rPr>
        <w:t xml:space="preserve"> </w:t>
      </w:r>
      <w:r>
        <w:rPr>
          <w:bCs/>
        </w:rPr>
        <w:t>Pl</w:t>
      </w:r>
      <w:r w:rsidRPr="007843CA">
        <w:rPr>
          <w:bCs/>
        </w:rPr>
        <w:t xml:space="preserve">. </w:t>
      </w:r>
      <w:r>
        <w:rPr>
          <w:bCs/>
        </w:rPr>
        <w:t>C243</w:t>
      </w:r>
      <w:r w:rsidRPr="007843CA">
        <w:rPr>
          <w:bCs/>
        </w:rPr>
        <w:t xml:space="preserve">, Aurora, CO 80045; email address: </w:t>
      </w:r>
      <w:hyperlink r:id="rId8" w:history="1">
        <w:r w:rsidRPr="006B4529">
          <w:rPr>
            <w:rStyle w:val="Hyperlink"/>
            <w:bCs/>
          </w:rPr>
          <w:t>timothy.vigers@ucdenver.edu</w:t>
        </w:r>
      </w:hyperlink>
    </w:p>
    <w:p w14:paraId="5D35A651" w14:textId="77777777" w:rsidR="00393394" w:rsidRDefault="00393394" w:rsidP="00393394">
      <w:pPr>
        <w:spacing w:line="360" w:lineRule="auto"/>
        <w:rPr>
          <w:bCs/>
        </w:rPr>
      </w:pPr>
    </w:p>
    <w:p w14:paraId="6E3A52C1" w14:textId="78416DEB" w:rsidR="00393394" w:rsidRPr="00764C81" w:rsidRDefault="00393394" w:rsidP="00393394">
      <w:pPr>
        <w:rPr>
          <w:b/>
          <w:bCs/>
          <w:color w:val="FF0000"/>
        </w:rPr>
      </w:pPr>
      <w:r>
        <w:rPr>
          <w:b/>
          <w:bCs/>
        </w:rPr>
        <w:t xml:space="preserve">Funding source: </w:t>
      </w:r>
      <w:r w:rsidRPr="00FC47DE">
        <w:t xml:space="preserve">NIH grants DK094712-04, </w:t>
      </w:r>
      <w:r w:rsidRPr="00FC47DE">
        <w:rPr>
          <w:bCs/>
        </w:rPr>
        <w:t xml:space="preserve">UL1 TR001082 (REDCap), </w:t>
      </w:r>
      <w:r>
        <w:rPr>
          <w:bCs/>
        </w:rPr>
        <w:t xml:space="preserve">and </w:t>
      </w:r>
      <w:r w:rsidRPr="00FC47DE">
        <w:t xml:space="preserve">Cystic Fibrosis Foundation Therapeutics </w:t>
      </w:r>
      <w:r>
        <w:t xml:space="preserve">grants </w:t>
      </w:r>
      <w:r w:rsidRPr="00FC47DE">
        <w:t>CHAN16A0</w:t>
      </w:r>
      <w:r>
        <w:t xml:space="preserve"> and CHAN16GE0</w:t>
      </w:r>
      <w:r w:rsidRPr="00FC47DE">
        <w:t>.</w:t>
      </w:r>
      <w:r>
        <w:t xml:space="preserve"> </w:t>
      </w:r>
      <w:r>
        <w:rPr>
          <w:color w:val="FF0000"/>
        </w:rPr>
        <w:t>Janet’s funding?</w:t>
      </w:r>
    </w:p>
    <w:p w14:paraId="4E85B471" w14:textId="77777777" w:rsidR="00393394" w:rsidRDefault="00393394" w:rsidP="00393394">
      <w:pPr>
        <w:rPr>
          <w:b/>
          <w:bCs/>
        </w:rPr>
      </w:pPr>
    </w:p>
    <w:p w14:paraId="7A68367A" w14:textId="77777777" w:rsidR="00393394" w:rsidRDefault="00393394" w:rsidP="00393394">
      <w:pPr>
        <w:rPr>
          <w:b/>
          <w:bCs/>
        </w:rPr>
      </w:pPr>
      <w:r>
        <w:rPr>
          <w:b/>
          <w:bCs/>
        </w:rPr>
        <w:t xml:space="preserve">Conflict-of-Interest Disclosure: </w:t>
      </w:r>
      <w:r w:rsidRPr="00D22AB4">
        <w:rPr>
          <w:bCs/>
        </w:rPr>
        <w:t>None</w:t>
      </w:r>
    </w:p>
    <w:p w14:paraId="0AFEE7F3" w14:textId="77777777" w:rsidR="00393394" w:rsidRDefault="00393394" w:rsidP="00393394">
      <w:pPr>
        <w:rPr>
          <w:b/>
          <w:bCs/>
        </w:rPr>
      </w:pPr>
    </w:p>
    <w:p w14:paraId="7015120B" w14:textId="77777777" w:rsidR="00393394" w:rsidRDefault="00393394" w:rsidP="00393394">
      <w:pPr>
        <w:rPr>
          <w:bCs/>
        </w:rPr>
      </w:pPr>
      <w:r>
        <w:rPr>
          <w:b/>
          <w:bCs/>
        </w:rPr>
        <w:t xml:space="preserve">Acknowledgements: </w:t>
      </w:r>
      <w:r>
        <w:rPr>
          <w:bCs/>
        </w:rPr>
        <w:t>None</w:t>
      </w:r>
    </w:p>
    <w:p w14:paraId="736215BF" w14:textId="77777777" w:rsidR="00393394" w:rsidRDefault="00393394" w:rsidP="00393394">
      <w:pPr>
        <w:rPr>
          <w:bCs/>
        </w:rPr>
      </w:pPr>
    </w:p>
    <w:p w14:paraId="14E93401" w14:textId="77777777" w:rsidR="00393394" w:rsidRPr="00E23BC5" w:rsidRDefault="00393394" w:rsidP="00393394">
      <w:pPr>
        <w:rPr>
          <w:b/>
          <w:bCs/>
        </w:rPr>
      </w:pPr>
      <w:r>
        <w:rPr>
          <w:b/>
          <w:bCs/>
        </w:rPr>
        <w:t xml:space="preserve">Figures and table count: </w:t>
      </w:r>
      <w:r>
        <w:rPr>
          <w:bCs/>
        </w:rPr>
        <w:t>1 table, 0 figures</w:t>
      </w:r>
    </w:p>
    <w:p w14:paraId="631C7335" w14:textId="465EF98D" w:rsidR="00393394" w:rsidRDefault="00393394"/>
    <w:p w14:paraId="44985F34" w14:textId="77777777" w:rsidR="006F09BF" w:rsidRDefault="006F09BF"/>
    <w:p w14:paraId="01866AEA" w14:textId="77777777" w:rsidR="009A1F44" w:rsidRDefault="009A1F44">
      <w:pPr>
        <w:spacing w:after="160" w:line="259" w:lineRule="auto"/>
        <w:rPr>
          <w:u w:val="single"/>
        </w:rPr>
      </w:pPr>
      <w:r>
        <w:rPr>
          <w:u w:val="single"/>
        </w:rPr>
        <w:br w:type="page"/>
      </w:r>
    </w:p>
    <w:p w14:paraId="26F62B71" w14:textId="5002410D" w:rsidR="006F09BF" w:rsidRPr="00825E36" w:rsidRDefault="006F09BF" w:rsidP="006F09BF">
      <w:pPr>
        <w:spacing w:line="480" w:lineRule="auto"/>
        <w:rPr>
          <w:b/>
          <w:u w:val="single"/>
        </w:rPr>
      </w:pPr>
      <w:r w:rsidRPr="00825E36">
        <w:rPr>
          <w:b/>
          <w:u w:val="single"/>
        </w:rPr>
        <w:lastRenderedPageBreak/>
        <w:t xml:space="preserve">Abstract: </w:t>
      </w:r>
    </w:p>
    <w:p w14:paraId="28F2DAEE" w14:textId="76F02152" w:rsidR="00CF1257" w:rsidRDefault="00CF1257" w:rsidP="0093293D">
      <w:pPr>
        <w:spacing w:line="480" w:lineRule="auto"/>
      </w:pPr>
      <w:r w:rsidRPr="00CF1257">
        <w:rPr>
          <w:u w:val="single"/>
        </w:rPr>
        <w:t>Background</w:t>
      </w:r>
      <w:r>
        <w:t xml:space="preserve">: </w:t>
      </w:r>
      <w:commentRangeStart w:id="0"/>
      <w:r w:rsidR="00023F68">
        <w:t>C</w:t>
      </w:r>
      <w:r w:rsidR="006F09BF">
        <w:t>ontinuous glucose monitoring (CGM)</w:t>
      </w:r>
      <w:r w:rsidR="009A1F44">
        <w:t xml:space="preserve"> is a rapidly growing area of </w:t>
      </w:r>
      <w:r w:rsidR="00EA3594">
        <w:t xml:space="preserve">therapy to aid patients with diabetes. </w:t>
      </w:r>
      <w:commentRangeEnd w:id="0"/>
      <w:r w:rsidR="004326F0">
        <w:rPr>
          <w:rStyle w:val="CommentReference"/>
          <w:rFonts w:eastAsiaTheme="minorHAnsi"/>
        </w:rPr>
        <w:commentReference w:id="0"/>
      </w:r>
      <w:del w:id="1" w:author="Petter Bjornstad" w:date="2019-01-14T21:33:00Z">
        <w:r w:rsidR="00EA3594" w:rsidDel="004326F0">
          <w:delText>While r</w:delText>
        </w:r>
      </w:del>
      <w:ins w:id="2" w:author="Petter Bjornstad" w:date="2019-01-14T21:33:00Z">
        <w:r w:rsidR="004326F0">
          <w:t>R</w:t>
        </w:r>
      </w:ins>
      <w:r w:rsidR="00EA3594">
        <w:t xml:space="preserve">eal-time CGM data </w:t>
      </w:r>
      <w:del w:id="3" w:author="Petter Bjornstad" w:date="2019-01-14T21:33:00Z">
        <w:r w:rsidR="00EA3594" w:rsidDel="004326F0">
          <w:delText xml:space="preserve">is </w:delText>
        </w:r>
      </w:del>
      <w:ins w:id="4" w:author="Petter Bjornstad" w:date="2019-01-14T21:33:00Z">
        <w:r w:rsidR="004326F0">
          <w:t xml:space="preserve">are </w:t>
        </w:r>
      </w:ins>
      <w:r w:rsidR="00EA3594">
        <w:t xml:space="preserve">beneficial to patients </w:t>
      </w:r>
      <w:del w:id="5" w:author="Chan, Christine L" w:date="2019-01-16T09:09:00Z">
        <w:r w:rsidR="00EA3594" w:rsidDel="004D53D7">
          <w:delText xml:space="preserve">in </w:delText>
        </w:r>
      </w:del>
      <w:ins w:id="6" w:author="Chan, Christine L" w:date="2019-01-16T09:09:00Z">
        <w:r w:rsidR="004D53D7">
          <w:t xml:space="preserve">for </w:t>
        </w:r>
      </w:ins>
      <w:r w:rsidR="00EA3594">
        <w:t>daily</w:t>
      </w:r>
      <w:ins w:id="7" w:author="Chan, Christine L" w:date="2019-01-16T09:09:00Z">
        <w:r w:rsidR="004D53D7">
          <w:t xml:space="preserve"> glucose</w:t>
        </w:r>
      </w:ins>
      <w:r w:rsidR="00EA3594">
        <w:t xml:space="preserve"> management, </w:t>
      </w:r>
      <w:ins w:id="8" w:author="Petter Bjornstad" w:date="2019-01-14T21:34:00Z">
        <w:r w:rsidR="004326F0">
          <w:t xml:space="preserve">and </w:t>
        </w:r>
      </w:ins>
      <w:r w:rsidR="00EA3594">
        <w:t xml:space="preserve">aggregate summary statistics of CGM measures are valuable to </w:t>
      </w:r>
      <w:del w:id="9" w:author="Petter Bjornstad" w:date="2019-01-14T21:34:00Z">
        <w:r w:rsidR="00EA3594" w:rsidDel="004326F0">
          <w:delText xml:space="preserve">tune </w:delText>
        </w:r>
      </w:del>
      <w:ins w:id="10" w:author="Petter Bjornstad" w:date="2019-01-14T21:34:00Z">
        <w:r w:rsidR="004326F0">
          <w:t xml:space="preserve">direct insulin dosing </w:t>
        </w:r>
      </w:ins>
      <w:del w:id="11" w:author="Petter Bjornstad" w:date="2019-01-14T21:35:00Z">
        <w:r w:rsidR="00EA3594" w:rsidDel="004326F0">
          <w:delText xml:space="preserve">clinical care for patients and practitioners </w:delText>
        </w:r>
      </w:del>
      <w:r w:rsidR="00EA3594">
        <w:t xml:space="preserve">and as a tool for researchers in clinical trials. </w:t>
      </w:r>
      <w:ins w:id="12" w:author="Petter Bjornstad" w:date="2019-01-14T21:35:00Z">
        <w:r w:rsidR="004326F0">
          <w:t xml:space="preserve">Yet, </w:t>
        </w:r>
      </w:ins>
      <w:del w:id="13" w:author="Petter Bjornstad" w:date="2019-01-14T21:35:00Z">
        <w:r w:rsidR="00EA3594" w:rsidDel="004326F0">
          <w:delText xml:space="preserve">Despite these needs, </w:delText>
        </w:r>
      </w:del>
      <w:r w:rsidR="00EA3594">
        <w:t>the various commercial systems still report CGM data in disparate, non-standard ways.</w:t>
      </w:r>
      <w:r w:rsidR="006F09BF">
        <w:t xml:space="preserve"> </w:t>
      </w:r>
      <w:del w:id="14" w:author="Petter Bjornstad" w:date="2019-01-14T21:36:00Z">
        <w:r w:rsidR="00EA3594" w:rsidDel="004326F0">
          <w:delText>T</w:delText>
        </w:r>
        <w:r w:rsidR="00023F68" w:rsidDel="004326F0">
          <w:delText xml:space="preserve">here </w:delText>
        </w:r>
      </w:del>
      <w:ins w:id="15" w:author="Petter Bjornstad" w:date="2019-01-14T21:36:00Z">
        <w:r w:rsidR="004326F0">
          <w:t xml:space="preserve">Accordingly, there </w:t>
        </w:r>
      </w:ins>
      <w:r w:rsidR="00023F68">
        <w:t>is</w:t>
      </w:r>
      <w:r w:rsidR="00EA3594">
        <w:t xml:space="preserve"> </w:t>
      </w:r>
      <w:del w:id="16" w:author="Petter Bjornstad" w:date="2019-01-14T21:36:00Z">
        <w:r w:rsidR="00EA3594" w:rsidDel="004326F0">
          <w:delText>thus</w:delText>
        </w:r>
        <w:r w:rsidR="00023F68" w:rsidDel="004326F0">
          <w:delText xml:space="preserve"> a</w:delText>
        </w:r>
      </w:del>
      <w:ins w:id="17" w:author="Petter Bjornstad" w:date="2019-01-14T21:36:00Z">
        <w:r w:rsidR="004326F0">
          <w:t>a</w:t>
        </w:r>
      </w:ins>
      <w:del w:id="18" w:author="Petter Bjornstad" w:date="2019-01-14T21:36:00Z">
        <w:r w:rsidR="00EA3594" w:rsidDel="004326F0">
          <w:delText>n urgent</w:delText>
        </w:r>
      </w:del>
      <w:r w:rsidR="000B0050">
        <w:t xml:space="preserve"> need for </w:t>
      </w:r>
      <w:r w:rsidR="00023F68">
        <w:t>a</w:t>
      </w:r>
      <w:r w:rsidR="006F09BF">
        <w:t xml:space="preserve"> standardized</w:t>
      </w:r>
      <w:r w:rsidR="000B0050">
        <w:t xml:space="preserve">, </w:t>
      </w:r>
      <w:r w:rsidR="00AD2BC4">
        <w:t xml:space="preserve">free, </w:t>
      </w:r>
      <w:r w:rsidR="000B0050">
        <w:t>open-source</w:t>
      </w:r>
      <w:r w:rsidR="006F09BF">
        <w:t xml:space="preserve"> approach to </w:t>
      </w:r>
      <w:r w:rsidR="00023F68">
        <w:t xml:space="preserve">CGM </w:t>
      </w:r>
      <w:r w:rsidR="006F09BF">
        <w:t xml:space="preserve">data management and analysis. </w:t>
      </w:r>
    </w:p>
    <w:p w14:paraId="21B95937" w14:textId="3C661EED" w:rsidR="00CF1257" w:rsidRDefault="00CF1257" w:rsidP="004326F0">
      <w:pPr>
        <w:spacing w:line="480" w:lineRule="auto"/>
      </w:pPr>
      <w:r w:rsidRPr="00CF1257">
        <w:rPr>
          <w:u w:val="single"/>
        </w:rPr>
        <w:t>Methods</w:t>
      </w:r>
      <w:r>
        <w:t xml:space="preserve">: </w:t>
      </w:r>
      <w:ins w:id="19" w:author="Petter Bjornstad" w:date="2019-01-14T21:36:00Z">
        <w:r w:rsidR="004326F0">
          <w:t xml:space="preserve">Functions were developed in </w:t>
        </w:r>
      </w:ins>
      <w:del w:id="20" w:author="Petter Bjornstad" w:date="2019-01-14T21:36:00Z">
        <w:r w:rsidR="00D55A32" w:rsidDel="004326F0">
          <w:delText xml:space="preserve">We have developed functions in </w:delText>
        </w:r>
      </w:del>
      <w:r w:rsidR="00D55A32">
        <w:t xml:space="preserve">the free programming language R </w:t>
      </w:r>
      <w:ins w:id="21" w:author="Petter Bjornstad" w:date="2019-01-14T21:37:00Z">
        <w:r w:rsidR="004326F0">
          <w:t xml:space="preserve">to </w:t>
        </w:r>
      </w:ins>
      <w:del w:id="22" w:author="Petter Bjornstad" w:date="2019-01-14T21:37:00Z">
        <w:r w:rsidR="00D55A32" w:rsidDel="004326F0">
          <w:delText xml:space="preserve">that </w:delText>
        </w:r>
      </w:del>
      <w:r w:rsidR="00D55A32">
        <w:t>provide a rapid, easy, and consistent methodology for CGM data management and analysis.</w:t>
      </w:r>
      <w:r w:rsidR="004152CF">
        <w:t xml:space="preserve"> </w:t>
      </w:r>
    </w:p>
    <w:p w14:paraId="4965733E" w14:textId="77777777" w:rsidR="00CF1257" w:rsidRDefault="00CF1257" w:rsidP="0093293D">
      <w:pPr>
        <w:spacing w:line="480" w:lineRule="auto"/>
      </w:pPr>
      <w:r w:rsidRPr="00CF1257">
        <w:rPr>
          <w:u w:val="single"/>
        </w:rPr>
        <w:t>Results</w:t>
      </w:r>
      <w:r>
        <w:t xml:space="preserve">: </w:t>
      </w:r>
      <w:r w:rsidR="002224B5">
        <w:t>Summary variables calculated by o</w:t>
      </w:r>
      <w:r w:rsidR="00274BC5">
        <w:t xml:space="preserve">ur </w:t>
      </w:r>
      <w:r w:rsidR="002224B5">
        <w:t xml:space="preserve">package </w:t>
      </w:r>
      <w:commentRangeStart w:id="23"/>
      <w:r w:rsidR="002224B5">
        <w:t xml:space="preserve">compare well </w:t>
      </w:r>
      <w:commentRangeEnd w:id="23"/>
      <w:r w:rsidR="004326F0">
        <w:rPr>
          <w:rStyle w:val="CommentReference"/>
          <w:rFonts w:eastAsiaTheme="minorHAnsi"/>
        </w:rPr>
        <w:commentReference w:id="23"/>
      </w:r>
      <w:r w:rsidR="002224B5">
        <w:t xml:space="preserve">to those </w:t>
      </w:r>
      <w:r w:rsidR="009869EA">
        <w:t>generated</w:t>
      </w:r>
      <w:r w:rsidR="002224B5">
        <w:t xml:space="preserve"> by </w:t>
      </w:r>
      <w:r w:rsidR="009E1EFF">
        <w:t xml:space="preserve">various </w:t>
      </w:r>
      <w:r w:rsidR="002224B5">
        <w:t xml:space="preserve">CGM </w:t>
      </w:r>
      <w:r w:rsidR="009E1EFF">
        <w:t>software</w:t>
      </w:r>
      <w:r w:rsidR="002224B5">
        <w:t xml:space="preserve">, and </w:t>
      </w:r>
      <w:r w:rsidR="009869EA">
        <w:t xml:space="preserve">our functions </w:t>
      </w:r>
      <w:commentRangeStart w:id="24"/>
      <w:r w:rsidR="00C80501">
        <w:t xml:space="preserve">increase the </w:t>
      </w:r>
      <w:r w:rsidR="009E1EFF">
        <w:t>number</w:t>
      </w:r>
      <w:r w:rsidR="00D03D68">
        <w:t xml:space="preserve"> and </w:t>
      </w:r>
      <w:commentRangeStart w:id="25"/>
      <w:r w:rsidR="00D03D68">
        <w:t>complexity</w:t>
      </w:r>
      <w:r w:rsidR="009E1EFF">
        <w:t xml:space="preserve"> </w:t>
      </w:r>
      <w:commentRangeEnd w:id="25"/>
      <w:r w:rsidR="004326F0">
        <w:rPr>
          <w:rStyle w:val="CommentReference"/>
          <w:rFonts w:eastAsiaTheme="minorHAnsi"/>
        </w:rPr>
        <w:commentReference w:id="25"/>
      </w:r>
      <w:r w:rsidR="009E1EFF">
        <w:t>o</w:t>
      </w:r>
      <w:r w:rsidR="00D03D68">
        <w:t xml:space="preserve">f </w:t>
      </w:r>
      <w:commentRangeEnd w:id="24"/>
      <w:r w:rsidR="004D53D7">
        <w:rPr>
          <w:rStyle w:val="CommentReference"/>
          <w:rFonts w:eastAsiaTheme="minorHAnsi"/>
        </w:rPr>
        <w:commentReference w:id="24"/>
      </w:r>
      <w:r w:rsidR="00D03D68">
        <w:t>summary measures readily available to clinicians and researchers.</w:t>
      </w:r>
      <w:r w:rsidR="0093293D">
        <w:t xml:space="preserve"> </w:t>
      </w:r>
    </w:p>
    <w:p w14:paraId="4CED4AE4" w14:textId="7FC19AFD" w:rsidR="00D02C80" w:rsidRDefault="00CF1257" w:rsidP="0093293D">
      <w:pPr>
        <w:spacing w:line="480" w:lineRule="auto"/>
      </w:pPr>
      <w:r w:rsidRPr="00CF1257">
        <w:rPr>
          <w:u w:val="single"/>
        </w:rPr>
        <w:t>Conclusions</w:t>
      </w:r>
      <w:r>
        <w:t xml:space="preserve">: </w:t>
      </w:r>
      <w:r w:rsidR="006F09BF">
        <w:t>Consistent handling of CGM data</w:t>
      </w:r>
      <w:r w:rsidR="00D077CB">
        <w:t xml:space="preserve"> using our R package</w:t>
      </w:r>
      <w:r w:rsidR="006F09BF">
        <w:t xml:space="preserve"> </w:t>
      </w:r>
      <w:ins w:id="26" w:author="Petter Bjornstad" w:date="2019-01-14T21:38:00Z">
        <w:r w:rsidR="004326F0">
          <w:t>may facilitate</w:t>
        </w:r>
      </w:ins>
      <w:ins w:id="27" w:author="Forlenza, Gregory" w:date="2019-01-15T11:15:00Z">
        <w:r w:rsidR="004260DE">
          <w:t xml:space="preserve"> </w:t>
        </w:r>
      </w:ins>
      <w:del w:id="28" w:author="Petter Bjornstad" w:date="2019-01-14T21:38:00Z">
        <w:r w:rsidR="002D014D" w:rsidDel="004326F0">
          <w:delText xml:space="preserve">will </w:delText>
        </w:r>
        <w:r w:rsidR="006F09BF" w:rsidDel="004326F0">
          <w:delText xml:space="preserve">allow for </w:delText>
        </w:r>
      </w:del>
      <w:r w:rsidR="006F09BF">
        <w:t xml:space="preserve">collaboration between research </w:t>
      </w:r>
      <w:r w:rsidR="0093293D">
        <w:t>groups and</w:t>
      </w:r>
      <w:r w:rsidR="006F09BF">
        <w:t xml:space="preserve"> contribute to a better understanding of free-living glucose patterns. </w:t>
      </w:r>
    </w:p>
    <w:p w14:paraId="7DC8C326" w14:textId="77777777" w:rsidR="00D02C80" w:rsidRDefault="00D02C80">
      <w:pPr>
        <w:spacing w:after="160" w:line="259" w:lineRule="auto"/>
      </w:pPr>
      <w:r>
        <w:br w:type="page"/>
      </w:r>
    </w:p>
    <w:p w14:paraId="00CC26CE" w14:textId="77777777" w:rsidR="00D02C80" w:rsidRPr="00825E36" w:rsidRDefault="00D02C80" w:rsidP="00D02C80">
      <w:pPr>
        <w:spacing w:line="480" w:lineRule="auto"/>
        <w:rPr>
          <w:b/>
          <w:u w:val="single"/>
        </w:rPr>
      </w:pPr>
      <w:r w:rsidRPr="00825E36">
        <w:rPr>
          <w:b/>
          <w:u w:val="single"/>
        </w:rPr>
        <w:lastRenderedPageBreak/>
        <w:t>Introduction</w:t>
      </w:r>
    </w:p>
    <w:p w14:paraId="5233A239" w14:textId="7E062418" w:rsidR="00050C2E" w:rsidRDefault="00D02C80" w:rsidP="00050C2E">
      <w:pPr>
        <w:spacing w:line="480" w:lineRule="auto"/>
        <w:ind w:firstLine="720"/>
      </w:pPr>
      <w:r>
        <w:t>Continuous glucose monitoring (CGM) technology has transformed diabetes care over the past 15 years by allowing clinicians to measure free-living glucose patterns.</w:t>
      </w:r>
      <w:r w:rsidR="00E7428A" w:rsidRPr="00E7428A">
        <w:t xml:space="preserve"> </w:t>
      </w:r>
      <w:r w:rsidR="001613DF">
        <w:t>During this period, CGM use has increased from &lt; 5% of patients to almost 50% in some age groups.</w:t>
      </w:r>
      <w:r w:rsidR="0093079B">
        <w:fldChar w:fldCharType="begin">
          <w:fldData xml:space="preserve">PEVuZE5vdGU+PENpdGU+PEF1dGhvcj5EZVNhbHZvPC9BdXRob3I+PFllYXI+MjAxODwvWWVhcj48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</w:fldData>
        </w:fldChar>
      </w:r>
      <w:r w:rsidR="00C81B94">
        <w:instrText xml:space="preserve"> ADDIN EN.CITE </w:instrText>
      </w:r>
      <w:r w:rsidR="00C81B94">
        <w:fldChar w:fldCharType="begin">
          <w:fldData xml:space="preserve">PEVuZE5vdGU+PENpdGU+PEF1dGhvcj5EZVNhbHZvPC9BdXRob3I+PFllYXI+MjAxODwvWWVhcj48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</w:fldData>
        </w:fldChar>
      </w:r>
      <w:r w:rsidR="00C81B94">
        <w:instrText xml:space="preserve"> ADDIN EN.CITE.DATA </w:instrText>
      </w:r>
      <w:r w:rsidR="00C81B94">
        <w:fldChar w:fldCharType="end"/>
      </w:r>
      <w:r w:rsidR="0093079B">
        <w:fldChar w:fldCharType="separate"/>
      </w:r>
      <w:r w:rsidR="00C81B94">
        <w:rPr>
          <w:noProof/>
        </w:rPr>
        <w:t>[1]</w:t>
      </w:r>
      <w:r w:rsidR="0093079B">
        <w:fldChar w:fldCharType="end"/>
      </w:r>
      <w:r w:rsidR="001613DF">
        <w:t xml:space="preserve"> </w:t>
      </w:r>
      <w:r w:rsidR="0069322C">
        <w:t xml:space="preserve">With </w:t>
      </w:r>
      <w:del w:id="29" w:author="Chan, Christine L" w:date="2019-01-16T09:15:00Z">
        <w:r w:rsidR="0069322C" w:rsidDel="004D53D7">
          <w:delText xml:space="preserve">the </w:delText>
        </w:r>
      </w:del>
      <w:r w:rsidR="0069322C">
        <w:t>recent reports detailing the benefits of CGM time in range metrics as predictive of long-term vascular outcomes</w:t>
      </w:r>
      <w:r w:rsidR="00334C37">
        <w:fldChar w:fldCharType="begin"/>
      </w:r>
      <w:r w:rsidR="00C81B94">
        <w:instrText xml:space="preserve"> ADDIN EN.CITE &lt;EndNote&gt;&lt;Cite&gt;&lt;Author&gt;Beck&lt;/Author&gt;&lt;Year&gt;2018&lt;/Year&gt;&lt;IDText&gt;Validation of Time in Range as an Outcome Measure for Diabetes Clinical Trials&lt;/IDText&gt;&lt;DisplayText&gt;[2]&lt;/DisplayText&gt;&lt;record&gt;&lt;dates&gt;&lt;pub-dates&gt;&lt;date&gt;Oct 23&lt;/date&gt;&lt;/pub-dates&gt;&lt;year&gt;2018&lt;/year&gt;&lt;/dates&gt;&lt;urls&gt;&lt;related-urls&gt;&lt;url&gt;https://www.ncbi.nlm.nih.gov/pubmed/30352896&lt;/url&gt;&lt;url&gt;http://care.diabetesjournals.org/content/diacare/early/2018/10/17/dc18-1444.full.pdf&lt;/url&gt;&lt;/related-urls&gt;&lt;/urls&gt;&lt;isbn&gt;1935-5548 (Electronic)&amp;#xD;0149-5992 (Linking)&lt;/isbn&gt;&lt;titles&gt;&lt;title&gt;Validation of Time in Range as an Outcome Measure for Diabetes Clinical Trials&lt;/title&gt;&lt;secondary-title&gt;Diabetes Care&lt;/secondary-title&gt;&lt;/titles&gt;&lt;contributors&gt;&lt;authors&gt;&lt;author&gt;Beck, R. W.&lt;/author&gt;&lt;author&gt;Bergenstal, R. M.&lt;/author&gt;&lt;author&gt;Riddlesworth, T. D.&lt;/author&gt;&lt;author&gt;Kollman, C.&lt;/author&gt;&lt;author&gt;Li, Z.&lt;/author&gt;&lt;author&gt;Brown, A. S.&lt;/author&gt;&lt;author&gt;Close, K. L.&lt;/author&gt;&lt;/authors&gt;&lt;/contributors&gt;&lt;edition&gt;2018/10/26&lt;/edition&gt;&lt;added-date format="utc"&gt;1546456607&lt;/added-date&gt;&lt;ref-type name="Journal Article"&gt;17&lt;/ref-type&gt;&lt;auth-address&gt;Jaeb Center for Health Research, Tampa, FL rbeck@jaeb.org.&amp;#xD;International Diabetes Center Park Nicollet, Minneapolis, MN.&amp;#xD;Jaeb Center for Health Research, Tampa, FL.&amp;#xD;Close Concerns, San Francisco, CA.&amp;#xD;The diaTribe Foundation, San Francisco, CA.&lt;/auth-address&gt;&lt;rec-number&gt;59&lt;/rec-number&gt;&lt;last-updated-date format="utc"&gt;1546456610&lt;/last-updated-date&gt;&lt;accession-num&gt;30352896&lt;/accession-num&gt;&lt;electronic-resource-num&gt;10.2337/dc18-1444&lt;/electronic-resource-num&gt;&lt;/record&gt;&lt;/Cite&gt;&lt;/EndNote&gt;</w:instrText>
      </w:r>
      <w:r w:rsidR="00334C37">
        <w:fldChar w:fldCharType="separate"/>
      </w:r>
      <w:r w:rsidR="00C81B94">
        <w:rPr>
          <w:noProof/>
        </w:rPr>
        <w:t>[2]</w:t>
      </w:r>
      <w:r w:rsidR="00334C37">
        <w:fldChar w:fldCharType="end"/>
      </w:r>
      <w:r w:rsidR="0069322C">
        <w:t xml:space="preserve"> and </w:t>
      </w:r>
      <w:r w:rsidR="00661B8A">
        <w:t xml:space="preserve">as an indicator of </w:t>
      </w:r>
      <w:r w:rsidR="00BC03F3">
        <w:t xml:space="preserve">glucose management or estimated </w:t>
      </w:r>
      <w:ins w:id="30" w:author="Petter Bjornstad" w:date="2019-01-14T21:38:00Z">
        <w:r w:rsidR="004326F0">
          <w:t xml:space="preserve">hemoglobin </w:t>
        </w:r>
      </w:ins>
      <w:r w:rsidR="00BC03F3">
        <w:t>A1c</w:t>
      </w:r>
      <w:ins w:id="31" w:author="Petter Bjornstad" w:date="2019-01-14T21:38:00Z">
        <w:r w:rsidR="004326F0">
          <w:t xml:space="preserve"> (HbA1c) </w:t>
        </w:r>
      </w:ins>
      <w:r w:rsidR="007222E2">
        <w:fldChar w:fldCharType="begin">
          <w:fldData xml:space="preserve">PEVuZE5vdGU+PENpdGU+PEF1dGhvcj5CZXJnZW5zdGFsPC9BdXRob3I+PFllYXI+MjAxODwvWWVh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</w:fldData>
        </w:fldChar>
      </w:r>
      <w:r w:rsidR="00C81B94">
        <w:instrText xml:space="preserve"> ADDIN EN.CITE </w:instrText>
      </w:r>
      <w:r w:rsidR="00C81B94">
        <w:fldChar w:fldCharType="begin">
          <w:fldData xml:space="preserve">PEVuZE5vdGU+PENpdGU+PEF1dGhvcj5CZXJnZW5zdGFsPC9BdXRob3I+PFllYXI+MjAxODwvWWVh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</w:fldData>
        </w:fldChar>
      </w:r>
      <w:r w:rsidR="00C81B94">
        <w:instrText xml:space="preserve"> ADDIN EN.CITE.DATA </w:instrText>
      </w:r>
      <w:r w:rsidR="00C81B94">
        <w:fldChar w:fldCharType="end"/>
      </w:r>
      <w:r w:rsidR="007222E2">
        <w:fldChar w:fldCharType="separate"/>
      </w:r>
      <w:r w:rsidR="00C81B94">
        <w:rPr>
          <w:noProof/>
        </w:rPr>
        <w:t>[3]</w:t>
      </w:r>
      <w:r w:rsidR="007222E2">
        <w:fldChar w:fldCharType="end"/>
      </w:r>
      <w:r w:rsidR="00DA3159">
        <w:t xml:space="preserve">, CGM use will likely continue to </w:t>
      </w:r>
      <w:del w:id="32" w:author="Petter Bjornstad" w:date="2019-01-14T21:39:00Z">
        <w:r w:rsidR="00DA3159" w:rsidDel="004326F0">
          <w:delText xml:space="preserve">grow </w:delText>
        </w:r>
      </w:del>
      <w:ins w:id="33" w:author="Petter Bjornstad" w:date="2019-01-14T21:39:00Z">
        <w:r w:rsidR="004326F0">
          <w:t xml:space="preserve">increase </w:t>
        </w:r>
      </w:ins>
      <w:r w:rsidR="00DA3159">
        <w:t>in both research and clinical settings.</w:t>
      </w:r>
      <w:r w:rsidR="0069322C">
        <w:t xml:space="preserve"> </w:t>
      </w:r>
      <w:r w:rsidR="00E7428A">
        <w:t>Despite the increasing use of CGM for treatment and research, a standardized</w:t>
      </w:r>
      <w:r w:rsidR="00AD2BC4">
        <w:t>, free,</w:t>
      </w:r>
      <w:r w:rsidR="000B0050">
        <w:t xml:space="preserve"> open-source</w:t>
      </w:r>
      <w:r w:rsidR="00E7428A">
        <w:t xml:space="preserve"> approach to </w:t>
      </w:r>
      <w:r w:rsidR="000B0050">
        <w:t xml:space="preserve">data management and </w:t>
      </w:r>
      <w:r w:rsidR="00E7428A">
        <w:t>analy</w:t>
      </w:r>
      <w:r w:rsidR="00B8565A">
        <w:t>s</w:t>
      </w:r>
      <w:r w:rsidR="000B0050">
        <w:t>is</w:t>
      </w:r>
      <w:r w:rsidR="00E7428A">
        <w:t xml:space="preserve"> is lacking.</w:t>
      </w:r>
      <w:r w:rsidR="00A0324A">
        <w:fldChar w:fldCharType="begin"/>
      </w:r>
      <w:r w:rsidR="00C81B94">
        <w:instrText xml:space="preserve"> ADDIN EN.CITE &lt;EndNote&gt;&lt;Cite&gt;&lt;Author&gt;Hernandez&lt;/Author&gt;&lt;Year&gt;2013&lt;/Year&gt;&lt;IDText&gt;A Standard Approach to Continuous Glucose Monitor Data in Pregnancy for the Study of Fetal Growth and Infant Outcomes&lt;/IDText&gt;&lt;DisplayText&gt;[4]&lt;/DisplayText&gt;&lt;record&gt;&lt;isbn&gt;1520-9156&amp;#xD;1557-8593&lt;/isbn&gt;&lt;titles&gt;&lt;title&gt;A Standard Approach to Continuous Glucose Monitor Data in Pregnancy for the Study of Fetal Growth and Infant Outcomes&lt;/title&gt;&lt;secondary-title&gt;Diabetes Technology &amp;amp; Therapeutics&lt;/secondary-title&gt;&lt;/titles&gt;&lt;pages&gt;172-179&lt;/pages&gt;&lt;number&gt;2&lt;/number&gt;&lt;contributors&gt;&lt;authors&gt;&lt;author&gt;Hernandez, Teri L.&lt;/author&gt;&lt;author&gt;Barbour, Linda A.&lt;/author&gt;&lt;/authors&gt;&lt;/contributors&gt;&lt;section&gt;172&lt;/section&gt;&lt;added-date format="utc"&gt;1546456052&lt;/added-date&gt;&lt;ref-type name="Journal Article"&gt;17&lt;/ref-type&gt;&lt;dates&gt;&lt;year&gt;2013&lt;/year&gt;&lt;/dates&gt;&lt;rec-number&gt;57&lt;/rec-number&gt;&lt;last-updated-date format="utc"&gt;1546456054&lt;/last-updated-date&gt;&lt;electronic-resource-num&gt;10.1089/dia.2012.0223&lt;/electronic-resource-num&gt;&lt;volume&gt;15&lt;/volume&gt;&lt;/record&gt;&lt;/Cite&gt;&lt;/EndNote&gt;</w:instrText>
      </w:r>
      <w:r w:rsidR="00A0324A">
        <w:fldChar w:fldCharType="separate"/>
      </w:r>
      <w:r w:rsidR="00C81B94">
        <w:rPr>
          <w:noProof/>
        </w:rPr>
        <w:t>[4]</w:t>
      </w:r>
      <w:r w:rsidR="00A0324A">
        <w:fldChar w:fldCharType="end"/>
      </w:r>
      <w:r w:rsidR="00A0324A" w:rsidDel="00A0324A">
        <w:t xml:space="preserve"> </w:t>
      </w:r>
    </w:p>
    <w:p w14:paraId="49D10D85" w14:textId="4B56F3F4" w:rsidR="00D979B9" w:rsidRDefault="008A1171" w:rsidP="009403BF">
      <w:pPr>
        <w:spacing w:line="480" w:lineRule="auto"/>
        <w:ind w:firstLine="720"/>
      </w:pPr>
      <w:r>
        <w:t>CGM manufacturers</w:t>
      </w:r>
      <w:r w:rsidR="00AC4729">
        <w:t xml:space="preserve"> use proprietary algorithms to </w:t>
      </w:r>
      <w:r w:rsidR="00582B21">
        <w:t xml:space="preserve">create </w:t>
      </w:r>
      <w:r w:rsidR="00050C2E">
        <w:t>reports and</w:t>
      </w:r>
      <w:r w:rsidR="00582B21">
        <w:t xml:space="preserve"> calculate</w:t>
      </w:r>
      <w:r w:rsidR="00050C2E">
        <w:t xml:space="preserve"> summary measures for </w:t>
      </w:r>
      <w:r w:rsidR="00D45D4F">
        <w:t>patients and clinicians</w:t>
      </w:r>
      <w:r w:rsidR="000B0050">
        <w:t>. As a result, i</w:t>
      </w:r>
      <w:r w:rsidR="00215FBA">
        <w:t>t</w:t>
      </w:r>
      <w:r w:rsidR="001613DF">
        <w:t xml:space="preserve"> may be</w:t>
      </w:r>
      <w:r w:rsidR="00215FBA">
        <w:t xml:space="preserve"> difficult</w:t>
      </w:r>
      <w:r w:rsidR="009D07B8">
        <w:t xml:space="preserve"> </w:t>
      </w:r>
      <w:r w:rsidR="00215FBA">
        <w:t xml:space="preserve">to compare </w:t>
      </w:r>
      <w:r w:rsidR="009D07B8">
        <w:t xml:space="preserve">results obtained using different </w:t>
      </w:r>
      <w:r w:rsidR="0061166E">
        <w:t xml:space="preserve">CGM </w:t>
      </w:r>
      <w:r w:rsidR="004977AB">
        <w:t>device</w:t>
      </w:r>
      <w:r w:rsidR="004C626D">
        <w:t>s and</w:t>
      </w:r>
      <w:r w:rsidR="00315868">
        <w:t xml:space="preserve"> </w:t>
      </w:r>
      <w:r w:rsidR="009D07B8">
        <w:t>to understand the sources of variability that could influence CGM outcomes</w:t>
      </w:r>
      <w:del w:id="34" w:author="Petter Bjornstad" w:date="2019-01-14T21:44:00Z">
        <w:r w:rsidR="009D07B8" w:rsidDel="008C71B9">
          <w:delText xml:space="preserve"> used in research</w:delText>
        </w:r>
      </w:del>
      <w:r w:rsidR="009D07B8">
        <w:t xml:space="preserve">. </w:t>
      </w:r>
      <w:r w:rsidR="006F15B4">
        <w:t xml:space="preserve">In addition, </w:t>
      </w:r>
      <w:del w:id="35" w:author="Chan, Christine L" w:date="2019-01-16T09:16:00Z">
        <w:r w:rsidR="006F15B4" w:rsidDel="004D53D7">
          <w:delText xml:space="preserve">the </w:delText>
        </w:r>
      </w:del>
      <w:r w:rsidR="006F15B4">
        <w:t>research question</w:t>
      </w:r>
      <w:ins w:id="36" w:author="Chan, Christine L" w:date="2019-01-16T09:16:00Z">
        <w:r w:rsidR="004D53D7">
          <w:t>s</w:t>
        </w:r>
      </w:ins>
      <w:r w:rsidR="006F15B4">
        <w:t xml:space="preserve"> may require summary measures that are not available in </w:t>
      </w:r>
      <w:del w:id="37" w:author="Chan, Christine L" w:date="2019-01-16T09:17:00Z">
        <w:r w:rsidR="006F15B4" w:rsidDel="00266B62">
          <w:delText xml:space="preserve">the </w:delText>
        </w:r>
        <w:commentRangeStart w:id="38"/>
        <w:r w:rsidR="006F15B4" w:rsidDel="00266B62">
          <w:delText>standard</w:delText>
        </w:r>
      </w:del>
      <w:commentRangeEnd w:id="38"/>
      <w:r w:rsidR="00266B62">
        <w:rPr>
          <w:rStyle w:val="CommentReference"/>
          <w:rFonts w:eastAsiaTheme="minorHAnsi"/>
        </w:rPr>
        <w:commentReference w:id="38"/>
      </w:r>
      <w:ins w:id="39" w:author="Chan, Christine L" w:date="2019-01-16T09:18:00Z">
        <w:r w:rsidR="00266B62">
          <w:t xml:space="preserve"> </w:t>
        </w:r>
      </w:ins>
      <w:ins w:id="40" w:author="Chan, Christine L" w:date="2019-01-16T09:17:00Z">
        <w:r w:rsidR="00266B62">
          <w:t>accompanying</w:t>
        </w:r>
      </w:ins>
      <w:r w:rsidR="006F15B4">
        <w:t xml:space="preserve"> reports (e.g., use of a different cut-point for hyperglycemia).  </w:t>
      </w:r>
      <w:r w:rsidR="009D07B8">
        <w:t xml:space="preserve">Furthermore, </w:t>
      </w:r>
      <w:r w:rsidR="00331C9B">
        <w:t>use of the summary values provided by each CGM platform</w:t>
      </w:r>
      <w:r w:rsidR="009D07B8">
        <w:t xml:space="preserve"> </w:t>
      </w:r>
      <w:r w:rsidR="00890D9E">
        <w:t xml:space="preserve">sometimes </w:t>
      </w:r>
      <w:r w:rsidR="00592FD9">
        <w:t xml:space="preserve">requires that </w:t>
      </w:r>
      <w:del w:id="41" w:author="Petter Bjornstad" w:date="2019-01-14T21:45:00Z">
        <w:r w:rsidR="00592FD9" w:rsidDel="008C71B9">
          <w:delText xml:space="preserve">each individual’s </w:delText>
        </w:r>
      </w:del>
      <w:r w:rsidR="00331C9B">
        <w:t>data</w:t>
      </w:r>
      <w:r w:rsidR="009D07B8">
        <w:t xml:space="preserve"> </w:t>
      </w:r>
      <w:r w:rsidR="003E7AFF">
        <w:t xml:space="preserve">be </w:t>
      </w:r>
      <w:r w:rsidR="00DF0ED9">
        <w:t xml:space="preserve">entered by hand into a database </w:t>
      </w:r>
      <w:r w:rsidR="003C31C4">
        <w:t xml:space="preserve">or spreadsheet </w:t>
      </w:r>
      <w:r w:rsidR="00DF0ED9">
        <w:t>prior to analysis</w:t>
      </w:r>
      <w:r w:rsidR="00380446">
        <w:t>.</w:t>
      </w:r>
      <w:r w:rsidR="00850701">
        <w:t xml:space="preserve"> This is a time-consuming and error</w:t>
      </w:r>
      <w:r w:rsidR="00A92F08">
        <w:t xml:space="preserve"> </w:t>
      </w:r>
      <w:r w:rsidR="00850701">
        <w:t xml:space="preserve">prone process that </w:t>
      </w:r>
      <w:r w:rsidR="00A92F08">
        <w:t xml:space="preserve">will benefit from </w:t>
      </w:r>
      <w:r w:rsidR="009E3A3C">
        <w:t>automation.</w:t>
      </w:r>
      <w:r w:rsidR="009403BF">
        <w:t xml:space="preserve"> </w:t>
      </w:r>
      <w:r w:rsidR="00C02965">
        <w:t xml:space="preserve">The use of </w:t>
      </w:r>
      <w:r w:rsidR="00C10E49">
        <w:t xml:space="preserve">a </w:t>
      </w:r>
      <w:r w:rsidR="00DD7C32">
        <w:t xml:space="preserve">free and </w:t>
      </w:r>
      <w:r w:rsidR="00C02965">
        <w:t>open source</w:t>
      </w:r>
      <w:r w:rsidR="00C10E49">
        <w:t xml:space="preserve"> program </w:t>
      </w:r>
      <w:r w:rsidR="00541F08">
        <w:t xml:space="preserve">to analyze raw </w:t>
      </w:r>
      <w:r w:rsidR="001613DF">
        <w:t>sensor</w:t>
      </w:r>
      <w:r w:rsidR="00541F08">
        <w:t xml:space="preserve"> </w:t>
      </w:r>
      <w:r w:rsidR="00BC03F3">
        <w:t xml:space="preserve">glucose </w:t>
      </w:r>
      <w:r w:rsidR="00541F08">
        <w:t xml:space="preserve">values will </w:t>
      </w:r>
      <w:del w:id="42" w:author="Petter Bjornstad" w:date="2019-01-14T21:45:00Z">
        <w:r w:rsidR="00541F08" w:rsidDel="008C71B9">
          <w:delText xml:space="preserve">allow </w:delText>
        </w:r>
      </w:del>
      <w:ins w:id="43" w:author="Petter Bjornstad" w:date="2019-01-14T21:45:00Z">
        <w:r w:rsidR="008C71B9">
          <w:t xml:space="preserve">enable </w:t>
        </w:r>
      </w:ins>
      <w:r w:rsidR="00541F08">
        <w:t xml:space="preserve">researchers to define their own variables of interest and standardize calculation of summary measures across </w:t>
      </w:r>
      <w:r w:rsidR="00BC03F3">
        <w:t xml:space="preserve">different </w:t>
      </w:r>
      <w:r w:rsidR="00541F08">
        <w:t>CGM devices</w:t>
      </w:r>
      <w:r w:rsidR="00D979B9">
        <w:t>.</w:t>
      </w:r>
    </w:p>
    <w:p w14:paraId="2E94EAA1" w14:textId="2B99EF6A" w:rsidR="007B0267" w:rsidRDefault="00D979B9" w:rsidP="008C71B9">
      <w:pPr>
        <w:spacing w:line="480" w:lineRule="auto"/>
        <w:ind w:firstLine="720"/>
      </w:pPr>
      <w:r>
        <w:t xml:space="preserve">There </w:t>
      </w:r>
      <w:r w:rsidR="00735C60">
        <w:t xml:space="preserve">have already been a few attempts to develop such </w:t>
      </w:r>
      <w:del w:id="44" w:author="Petter Bjornstad" w:date="2019-01-14T21:46:00Z">
        <w:r w:rsidR="00735C60" w:rsidDel="008C71B9">
          <w:delText xml:space="preserve">a </w:delText>
        </w:r>
      </w:del>
      <w:r w:rsidR="00735C60">
        <w:t>system</w:t>
      </w:r>
      <w:ins w:id="45" w:author="Petter Bjornstad" w:date="2019-01-14T21:46:00Z">
        <w:r w:rsidR="008C71B9">
          <w:t>s</w:t>
        </w:r>
      </w:ins>
      <w:r w:rsidR="00735C60">
        <w:t xml:space="preserve">, </w:t>
      </w:r>
      <w:ins w:id="46" w:author="Petter Bjornstad" w:date="2019-01-14T21:46:00Z">
        <w:r w:rsidR="008C71B9">
          <w:t>including</w:t>
        </w:r>
      </w:ins>
      <w:del w:id="47" w:author="Petter Bjornstad" w:date="2019-01-14T21:46:00Z">
        <w:r w:rsidR="00735C60" w:rsidDel="008C71B9">
          <w:delText>like</w:delText>
        </w:r>
      </w:del>
      <w:r w:rsidR="00735C60">
        <w:t xml:space="preserve"> the EasyGV macro-enabled Excel workbook</w:t>
      </w:r>
      <w:r w:rsidR="00871C28">
        <w:fldChar w:fldCharType="begin">
          <w:fldData xml:space="preserve">PEVuZE5vdGU+PENpdGU+PEF1dGhvcj5IaWxsPC9BdXRob3I+PFllYXI+MjAxMTwvWWVhcj48SURU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</w:fldData>
        </w:fldChar>
      </w:r>
      <w:r w:rsidR="00C81B94">
        <w:instrText xml:space="preserve"> ADDIN EN.CITE </w:instrText>
      </w:r>
      <w:r w:rsidR="00C81B94">
        <w:fldChar w:fldCharType="begin">
          <w:fldData xml:space="preserve">PEVuZE5vdGU+PENpdGU+PEF1dGhvcj5IaWxsPC9BdXRob3I+PFllYXI+MjAxMTwvWWVhcj48SURU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</w:fldData>
        </w:fldChar>
      </w:r>
      <w:r w:rsidR="00C81B94">
        <w:instrText xml:space="preserve"> ADDIN EN.CITE.DATA </w:instrText>
      </w:r>
      <w:r w:rsidR="00C81B94">
        <w:fldChar w:fldCharType="end"/>
      </w:r>
      <w:r w:rsidR="00871C28">
        <w:fldChar w:fldCharType="separate"/>
      </w:r>
      <w:r w:rsidR="00C81B94">
        <w:rPr>
          <w:noProof/>
        </w:rPr>
        <w:t>[5]</w:t>
      </w:r>
      <w:r w:rsidR="00871C28">
        <w:fldChar w:fldCharType="end"/>
      </w:r>
      <w:r w:rsidR="00D066DC">
        <w:t>, AGP Report (agpreport.org), and</w:t>
      </w:r>
      <w:r w:rsidR="00735C60">
        <w:t xml:space="preserve"> Tidepool (tidepool.org)</w:t>
      </w:r>
      <w:r w:rsidR="00E66342">
        <w:t xml:space="preserve">. </w:t>
      </w:r>
      <w:r w:rsidR="0078669E">
        <w:t xml:space="preserve">However, there </w:t>
      </w:r>
      <w:r w:rsidR="00023F68">
        <w:t xml:space="preserve">are reports suggesting that </w:t>
      </w:r>
      <w:r w:rsidR="0078669E">
        <w:t xml:space="preserve">EasyGV </w:t>
      </w:r>
      <w:r w:rsidR="00023F68">
        <w:t xml:space="preserve">poorly </w:t>
      </w:r>
      <w:r w:rsidR="0078669E">
        <w:t>matches other calculations of mean amplitude of glycemic excursion (MAGE)</w:t>
      </w:r>
      <w:r w:rsidR="008B0F78">
        <w:t>,</w:t>
      </w:r>
      <w:r w:rsidR="00F413DF">
        <w:fldChar w:fldCharType="begin"/>
      </w:r>
      <w:r w:rsidR="00C81B94">
        <w:instrText xml:space="preserve"> ADDIN EN.CITE &lt;EndNote&gt;&lt;Cite&gt;&lt;Author&gt;Sechterberger&lt;/Author&gt;&lt;Year&gt;2014&lt;/Year&gt;&lt;IDText&gt;Poor agreement of computerized calculators for mean amplitude of glycemic excursions&lt;/IDText&gt;&lt;DisplayText&gt;[6]&lt;/DisplayText&gt;&lt;record&gt;&lt;dates&gt;&lt;pub-dates&gt;&lt;date&gt;Feb&lt;/date&gt;&lt;/pub-dates&gt;&lt;year&gt;2014&lt;/year&gt;&lt;/dates&gt;&lt;keywords&gt;&lt;keyword&gt;Analysis of Variance&lt;/keyword&gt;&lt;keyword&gt;Blood Glucose/*metabolism&lt;/keyword&gt;&lt;keyword&gt;Blood Glucose Self-Monitoring/*methods&lt;/keyword&gt;&lt;keyword&gt;Data Interpretation, Statistical&lt;/keyword&gt;&lt;keyword&gt;Female&lt;/keyword&gt;&lt;keyword&gt;Glycated Hemoglobin A/*metabolism&lt;/keyword&gt;&lt;keyword&gt;Glycemic Index&lt;/keyword&gt;&lt;keyword&gt;Humans&lt;/keyword&gt;&lt;keyword&gt;Hypoglycemia/prevention &amp;amp; control&lt;/keyword&gt;&lt;keyword&gt;Male&lt;/keyword&gt;&lt;keyword&gt;Monitoring, Physiologic/*methods&lt;/keyword&gt;&lt;keyword&gt;Observer Variation&lt;/keyword&gt;&lt;keyword&gt;Reference Values&lt;/keyword&gt;&lt;keyword&gt;Reproducibility of Results&lt;/keyword&gt;&lt;keyword&gt;*Software&lt;/keyword&gt;&lt;/keywords&gt;&lt;urls&gt;&lt;related-urls&gt;&lt;url&gt;https://www.ncbi.nlm.nih.gov/pubmed/24191760&lt;/url&gt;&lt;/related-urls&gt;&lt;/urls&gt;&lt;isbn&gt;1557-8593 (Electronic)&amp;#xD;1520-9156 (Linking)&lt;/isbn&gt;&lt;titles&gt;&lt;title&gt;Poor agreement of computerized calculators for mean amplitude of glycemic excursions&lt;/title&gt;&lt;secondary-title&gt;Diabetes Technol Ther&lt;/secondary-title&gt;&lt;/titles&gt;&lt;pages&gt;72-5&lt;/pages&gt;&lt;number&gt;2&lt;/number&gt;&lt;contributors&gt;&lt;authors&gt;&lt;author&gt;Sechterberger, M. K.&lt;/author&gt;&lt;author&gt;Luijf, Y. M.&lt;/author&gt;&lt;author&gt;Devries, J. H.&lt;/author&gt;&lt;/authors&gt;&lt;/contributors&gt;&lt;edition&gt;2013/11/07&lt;/edition&gt;&lt;added-date format="utc"&gt;1546457542&lt;/added-date&gt;&lt;ref-type name="Journal Article"&gt;17&lt;/ref-type&gt;&lt;auth-address&gt;Department of Internal Medicine, Academic Medical Centre , Amsterdam, The Netherlands .&lt;/auth-address&gt;&lt;rec-number&gt;61&lt;/rec-number&gt;&lt;last-updated-date format="utc"&gt;1546457543&lt;/last-updated-date&gt;&lt;accession-num&gt;24191760&lt;/accession-num&gt;&lt;electronic-resource-num&gt;10.1089/dia.2013.0138&lt;/electronic-resource-num&gt;&lt;volume&gt;16&lt;/volume&gt;&lt;/record&gt;&lt;/Cite&gt;&lt;/EndNote&gt;</w:instrText>
      </w:r>
      <w:r w:rsidR="00F413DF">
        <w:fldChar w:fldCharType="separate"/>
      </w:r>
      <w:r w:rsidR="00C81B94">
        <w:rPr>
          <w:noProof/>
        </w:rPr>
        <w:t>[6]</w:t>
      </w:r>
      <w:r w:rsidR="00F413DF">
        <w:fldChar w:fldCharType="end"/>
      </w:r>
      <w:r w:rsidR="0078669E">
        <w:t xml:space="preserve"> and it does not </w:t>
      </w:r>
      <w:del w:id="48" w:author="Petter Bjornstad" w:date="2019-01-14T21:47:00Z">
        <w:r w:rsidR="007C2915" w:rsidDel="008C71B9">
          <w:delText xml:space="preserve">allow for </w:delText>
        </w:r>
        <w:r w:rsidR="00F83B12" w:rsidDel="008C71B9">
          <w:delText>the</w:delText>
        </w:r>
      </w:del>
      <w:ins w:id="49" w:author="Petter Bjornstad" w:date="2019-01-14T21:47:00Z">
        <w:r w:rsidR="008C71B9">
          <w:t>permit the</w:t>
        </w:r>
      </w:ins>
      <w:r w:rsidR="00F83B12">
        <w:t xml:space="preserve"> </w:t>
      </w:r>
      <w:r w:rsidR="007C2915">
        <w:t xml:space="preserve">various definitions of a </w:t>
      </w:r>
      <w:r w:rsidR="007C2915">
        <w:lastRenderedPageBreak/>
        <w:t xml:space="preserve">significant excursion (i.e. </w:t>
      </w:r>
      <w:r w:rsidR="00CF1B4F">
        <w:t xml:space="preserve">greater than </w:t>
      </w:r>
      <w:r w:rsidR="007C2915">
        <w:t>1 standard deviation</w:t>
      </w:r>
      <w:r w:rsidR="00023F68">
        <w:t xml:space="preserve"> </w:t>
      </w:r>
      <w:r w:rsidR="00BC5E72">
        <w:t>(</w:t>
      </w:r>
      <w:r w:rsidR="00023F68">
        <w:t>SD</w:t>
      </w:r>
      <w:r w:rsidR="00BC5E72">
        <w:t>)</w:t>
      </w:r>
      <w:r w:rsidR="007C2915">
        <w:t xml:space="preserve">, 2 SDs, etc.). </w:t>
      </w:r>
      <w:r w:rsidR="00023F68">
        <w:t xml:space="preserve">Although </w:t>
      </w:r>
      <w:r w:rsidR="004554A8">
        <w:t xml:space="preserve">Tidepool appears to be an excellent </w:t>
      </w:r>
      <w:r w:rsidR="00B3522E">
        <w:t xml:space="preserve">option for patients and clinicians, </w:t>
      </w:r>
      <w:r w:rsidR="00324E61">
        <w:t xml:space="preserve">it is not free for </w:t>
      </w:r>
      <w:r w:rsidR="003B6784">
        <w:t xml:space="preserve">use in research, and many </w:t>
      </w:r>
      <w:r w:rsidR="00871E71">
        <w:t xml:space="preserve">smaller investigator-initiated studies cannot afford the </w:t>
      </w:r>
      <w:del w:id="50" w:author="Petter Bjornstad" w:date="2019-01-14T21:47:00Z">
        <w:r w:rsidR="00871E71" w:rsidDel="008C71B9">
          <w:delText xml:space="preserve">extra </w:delText>
        </w:r>
      </w:del>
      <w:ins w:id="51" w:author="Petter Bjornstad" w:date="2019-01-14T21:47:00Z">
        <w:r w:rsidR="008C71B9">
          <w:t xml:space="preserve">additional </w:t>
        </w:r>
      </w:ins>
      <w:r w:rsidR="00871E71">
        <w:t xml:space="preserve">expense. Also, </w:t>
      </w:r>
      <w:ins w:id="52" w:author="Petter Bjornstad" w:date="2019-01-14T21:48:00Z">
        <w:r w:rsidR="008C71B9">
          <w:t xml:space="preserve">their open source code </w:t>
        </w:r>
      </w:ins>
      <w:del w:id="53" w:author="Petter Bjornstad" w:date="2019-01-14T21:48:00Z">
        <w:r w:rsidR="00871E71" w:rsidDel="008C71B9">
          <w:delText xml:space="preserve">while their code is open source, it </w:delText>
        </w:r>
      </w:del>
      <w:r w:rsidR="00871E71">
        <w:t>requires significant coding knowledge in multiple programming languages</w:t>
      </w:r>
      <w:r w:rsidR="00023F68">
        <w:t xml:space="preserve"> which limits</w:t>
      </w:r>
      <w:ins w:id="54" w:author="Petter Bjornstad" w:date="2019-01-14T21:48:00Z">
        <w:r w:rsidR="008C71B9">
          <w:t xml:space="preserve"> accessibility and </w:t>
        </w:r>
      </w:ins>
      <w:del w:id="55" w:author="Petter Bjornstad" w:date="2019-01-14T21:48:00Z">
        <w:r w:rsidR="00023F68" w:rsidDel="008C71B9">
          <w:delText xml:space="preserve"> its </w:delText>
        </w:r>
      </w:del>
      <w:r w:rsidR="00023F68">
        <w:t>widespread use</w:t>
      </w:r>
      <w:r w:rsidR="00871E71">
        <w:t xml:space="preserve">. </w:t>
      </w:r>
    </w:p>
    <w:p w14:paraId="74167B8A" w14:textId="7D61A255" w:rsidR="00DE2A9F" w:rsidRDefault="007B0267" w:rsidP="009403BF">
      <w:pPr>
        <w:spacing w:line="480" w:lineRule="auto"/>
        <w:ind w:firstLine="720"/>
      </w:pPr>
      <w:commentRangeStart w:id="56"/>
      <w:r>
        <w:t>To</w:t>
      </w:r>
      <w:commentRangeEnd w:id="56"/>
      <w:r w:rsidR="008C71B9">
        <w:rPr>
          <w:rStyle w:val="CommentReference"/>
          <w:rFonts w:eastAsiaTheme="minorHAnsi"/>
        </w:rPr>
        <w:commentReference w:id="56"/>
      </w:r>
      <w:r>
        <w:t xml:space="preserve"> address </w:t>
      </w:r>
      <w:r w:rsidR="00BA129A">
        <w:t>this need</w:t>
      </w:r>
      <w:r>
        <w:t>, we have developed a package written entirely in the statistical programming language R (R Foundation for Statistical Computing, Vienna, Austria)</w:t>
      </w:r>
      <w:r w:rsidR="00CC1AE3">
        <w:t xml:space="preserve">. </w:t>
      </w:r>
      <w:r w:rsidR="00CA504A">
        <w:t xml:space="preserve">The package currently works </w:t>
      </w:r>
      <w:del w:id="57" w:author="Petter Bjornstad" w:date="2019-01-14T21:50:00Z">
        <w:r w:rsidR="00CA504A" w:rsidDel="008C71B9">
          <w:delText xml:space="preserve">on </w:delText>
        </w:r>
      </w:del>
      <w:ins w:id="58" w:author="Petter Bjornstad" w:date="2019-01-14T21:50:00Z">
        <w:r w:rsidR="008C71B9">
          <w:t xml:space="preserve">with </w:t>
        </w:r>
      </w:ins>
      <w:r w:rsidR="00CA504A">
        <w:t xml:space="preserve">data from </w:t>
      </w:r>
      <w:r w:rsidR="00C34F29">
        <w:t>Diasend (</w:t>
      </w:r>
      <w:hyperlink r:id="rId12" w:history="1">
        <w:r w:rsidR="005F6444" w:rsidRPr="00CA0630">
          <w:rPr>
            <w:rStyle w:val="Hyperlink"/>
          </w:rPr>
          <w:t>www.diasend.com</w:t>
        </w:r>
      </w:hyperlink>
      <w:r w:rsidR="00C34F29">
        <w:t xml:space="preserve">), </w:t>
      </w:r>
      <w:r w:rsidR="00454240">
        <w:t>Dexcom (</w:t>
      </w:r>
      <w:hyperlink r:id="rId13" w:history="1">
        <w:r w:rsidR="00BC4410" w:rsidRPr="00CA0630">
          <w:rPr>
            <w:rStyle w:val="Hyperlink"/>
          </w:rPr>
          <w:t>www.dexcom.com</w:t>
        </w:r>
      </w:hyperlink>
      <w:r w:rsidR="00454240">
        <w:t>), iPro 2 (</w:t>
      </w:r>
      <w:hyperlink r:id="rId14" w:history="1">
        <w:r w:rsidR="00454240" w:rsidRPr="00CA0630">
          <w:rPr>
            <w:rStyle w:val="Hyperlink"/>
          </w:rPr>
          <w:t>http://professional.medtronicdiabetes.com/ipro2-professional-cgm</w:t>
        </w:r>
      </w:hyperlink>
      <w:r w:rsidR="00454240">
        <w:t>)</w:t>
      </w:r>
      <w:r w:rsidR="00BB7728">
        <w:t>,</w:t>
      </w:r>
      <w:r w:rsidR="00454240">
        <w:t xml:space="preserve"> </w:t>
      </w:r>
      <w:r w:rsidR="000F1EAC">
        <w:t>Libre (</w:t>
      </w:r>
      <w:hyperlink r:id="rId15" w:history="1">
        <w:r w:rsidR="00617B6F" w:rsidRPr="00CA0630">
          <w:rPr>
            <w:rStyle w:val="Hyperlink"/>
          </w:rPr>
          <w:t>www.freestylelibre.us</w:t>
        </w:r>
      </w:hyperlink>
      <w:r w:rsidR="000F1EAC">
        <w:t>)</w:t>
      </w:r>
      <w:r w:rsidR="00617B6F">
        <w:t xml:space="preserve">, </w:t>
      </w:r>
      <w:r w:rsidR="00E31370">
        <w:t>and Carelink (</w:t>
      </w:r>
      <w:hyperlink r:id="rId16" w:history="1">
        <w:r w:rsidR="00E31370" w:rsidRPr="00CA0630">
          <w:rPr>
            <w:rStyle w:val="Hyperlink"/>
          </w:rPr>
          <w:t>www.medtronicdiabetes.com/products/carelink-personal-diabetes-software</w:t>
        </w:r>
      </w:hyperlink>
      <w:r w:rsidR="00E31370">
        <w:t>)</w:t>
      </w:r>
      <w:r w:rsidR="00461E3C">
        <w:t xml:space="preserve">, with plans to add support </w:t>
      </w:r>
      <w:r w:rsidR="00023F68">
        <w:t xml:space="preserve">for other platforms </w:t>
      </w:r>
      <w:r w:rsidR="00461E3C">
        <w:t xml:space="preserve">as CGM technology advances. </w:t>
      </w:r>
      <w:r w:rsidR="00F72E2F">
        <w:t>A</w:t>
      </w:r>
      <w:ins w:id="59" w:author="Petter Bjornstad" w:date="2019-01-14T21:50:00Z">
        <w:r w:rsidR="008C71B9">
          <w:t>dditionally</w:t>
        </w:r>
      </w:ins>
      <w:del w:id="60" w:author="Petter Bjornstad" w:date="2019-01-14T21:50:00Z">
        <w:r w:rsidR="00F72E2F" w:rsidDel="008C71B9">
          <w:delText>lso</w:delText>
        </w:r>
      </w:del>
      <w:r w:rsidR="00F72E2F">
        <w:t>, data</w:t>
      </w:r>
      <w:r w:rsidR="00637437">
        <w:t xml:space="preserve"> </w:t>
      </w:r>
      <w:r w:rsidR="00F72E2F">
        <w:t>can be manually formatted to work with the</w:t>
      </w:r>
      <w:r w:rsidR="00DD1034">
        <w:t>se</w:t>
      </w:r>
      <w:r w:rsidR="00F72E2F">
        <w:t xml:space="preserve"> </w:t>
      </w:r>
      <w:r w:rsidR="00DD1034">
        <w:t>functions</w:t>
      </w:r>
      <w:r w:rsidR="00637437">
        <w:t xml:space="preserve"> if necessary</w:t>
      </w:r>
      <w:r w:rsidR="00F72E2F">
        <w:t xml:space="preserve">. </w:t>
      </w:r>
      <w:r w:rsidR="007B73DE">
        <w:t>The package is available</w:t>
      </w:r>
      <w:r w:rsidR="00DE2A9F">
        <w:t xml:space="preserve"> </w:t>
      </w:r>
      <w:r w:rsidR="007B73DE">
        <w:t>on</w:t>
      </w:r>
      <w:r w:rsidR="002931E9">
        <w:t xml:space="preserve"> </w:t>
      </w:r>
      <w:r w:rsidR="000C2FBD">
        <w:t>T</w:t>
      </w:r>
      <w:r w:rsidR="002931E9">
        <w:t xml:space="preserve">he </w:t>
      </w:r>
      <w:r w:rsidR="000C2FBD">
        <w:t>Comprehensive R Archive Network</w:t>
      </w:r>
      <w:r w:rsidR="007B73DE">
        <w:t xml:space="preserve"> </w:t>
      </w:r>
      <w:r w:rsidR="000C2FBD">
        <w:t>(</w:t>
      </w:r>
      <w:r w:rsidR="007B73DE">
        <w:t>CRAN</w:t>
      </w:r>
      <w:r w:rsidR="000C2FBD">
        <w:t>)</w:t>
      </w:r>
      <w:r w:rsidR="007B73DE">
        <w:t xml:space="preserve"> under the name ‘cgmanalysis’</w:t>
      </w:r>
      <w:r w:rsidR="00104024">
        <w:t xml:space="preserve"> and t</w:t>
      </w:r>
      <w:r w:rsidR="007B73DE">
        <w:t>he source code can be found at</w:t>
      </w:r>
      <w:r w:rsidR="007566BD">
        <w:t xml:space="preserve"> </w:t>
      </w:r>
      <w:hyperlink r:id="rId17" w:history="1">
        <w:r w:rsidR="007566BD" w:rsidRPr="00CA0630">
          <w:rPr>
            <w:rStyle w:val="Hyperlink"/>
          </w:rPr>
          <w:t>https://github.com/childhealthbiostatscore/R-Packages</w:t>
        </w:r>
      </w:hyperlink>
      <w:r w:rsidR="007566BD">
        <w:t>, which</w:t>
      </w:r>
      <w:r w:rsidR="007B73DE">
        <w:t xml:space="preserve"> allows for version control and forking if users need to alter functionality, and includes a short user guide for those with limited R experience</w:t>
      </w:r>
      <w:r w:rsidR="00C12657">
        <w:t xml:space="preserve">. </w:t>
      </w:r>
    </w:p>
    <w:p w14:paraId="1E21715E" w14:textId="77777777" w:rsidR="00C40AE9" w:rsidRDefault="00C40AE9" w:rsidP="009403BF">
      <w:pPr>
        <w:spacing w:line="480" w:lineRule="auto"/>
        <w:ind w:firstLine="720"/>
      </w:pPr>
    </w:p>
    <w:p w14:paraId="08688A4B" w14:textId="77777777" w:rsidR="00DE2A9F" w:rsidRDefault="00DE2A9F" w:rsidP="00DE2A9F">
      <w:pPr>
        <w:spacing w:line="480" w:lineRule="auto"/>
        <w:rPr>
          <w:u w:val="single"/>
        </w:rPr>
      </w:pPr>
      <w:commentRangeStart w:id="61"/>
      <w:r>
        <w:rPr>
          <w:u w:val="single"/>
        </w:rPr>
        <w:t>Summary Measures of Glycemia</w:t>
      </w:r>
      <w:commentRangeEnd w:id="61"/>
      <w:r w:rsidR="0091422C">
        <w:rPr>
          <w:rStyle w:val="CommentReference"/>
          <w:rFonts w:eastAsiaTheme="minorHAnsi"/>
        </w:rPr>
        <w:commentReference w:id="61"/>
      </w:r>
    </w:p>
    <w:p w14:paraId="5A6EFF2D" w14:textId="35D54655" w:rsidR="001C1C37" w:rsidRDefault="00DE2A9F" w:rsidP="009733F3">
      <w:pPr>
        <w:spacing w:line="480" w:lineRule="auto"/>
      </w:pPr>
      <w:r>
        <w:tab/>
        <w:t>Although CGM is not a new technology, there is still debate regarding</w:t>
      </w:r>
      <w:r w:rsidR="0031735C">
        <w:t xml:space="preserve"> </w:t>
      </w:r>
      <w:r w:rsidR="009733F3">
        <w:t>the advantages and disadvantages of various CGM metrics for use in clinical care and as research outcomes</w:t>
      </w:r>
      <w:r>
        <w:t>. The American Diabetes Association (ADA) recently proposed a set of key metrics for CGM</w:t>
      </w:r>
      <w:r w:rsidRPr="009403BF">
        <w:t xml:space="preserve"> </w:t>
      </w:r>
      <w:r>
        <w:t>analysis</w:t>
      </w:r>
      <w:r w:rsidR="00687752">
        <w:fldChar w:fldCharType="begin">
          <w:fldData xml:space="preserve">PEVuZE5vdGU+PENpdGU+PEF1dGhvcj5EYW5uZTwvQXV0aG9yPjxZZWFyPjIwMTc8L1llYXI+PElE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==
</w:fldData>
        </w:fldChar>
      </w:r>
      <w:r w:rsidR="00C81B94">
        <w:instrText xml:space="preserve"> ADDIN EN.CITE </w:instrText>
      </w:r>
      <w:r w:rsidR="00C81B94">
        <w:fldChar w:fldCharType="begin">
          <w:fldData xml:space="preserve">PEVuZE5vdGU+PENpdGU+PEF1dGhvcj5EYW5uZTwvQXV0aG9yPjxZZWFyPjIwMTc8L1llYXI+PElE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==
</w:fldData>
        </w:fldChar>
      </w:r>
      <w:r w:rsidR="00C81B94">
        <w:instrText xml:space="preserve"> ADDIN EN.CITE.DATA </w:instrText>
      </w:r>
      <w:r w:rsidR="00C81B94">
        <w:fldChar w:fldCharType="end"/>
      </w:r>
      <w:r w:rsidR="00687752">
        <w:fldChar w:fldCharType="separate"/>
      </w:r>
      <w:r w:rsidR="00C81B94">
        <w:rPr>
          <w:noProof/>
        </w:rPr>
        <w:t>[7]</w:t>
      </w:r>
      <w:r w:rsidR="00687752">
        <w:fldChar w:fldCharType="end"/>
      </w:r>
      <w:r w:rsidR="002058BE">
        <w:t>,</w:t>
      </w:r>
      <w:r w:rsidR="009A7CF9">
        <w:t xml:space="preserve"> </w:t>
      </w:r>
      <w:r w:rsidR="009733F3">
        <w:t xml:space="preserve">all of </w:t>
      </w:r>
      <w:r w:rsidR="009A7CF9">
        <w:t xml:space="preserve">which </w:t>
      </w:r>
      <w:r w:rsidR="009733F3">
        <w:t xml:space="preserve">are calculated by </w:t>
      </w:r>
      <w:r w:rsidR="009A7CF9">
        <w:t>our code</w:t>
      </w:r>
      <w:r w:rsidR="009733F3">
        <w:t xml:space="preserve">, </w:t>
      </w:r>
      <w:r w:rsidR="00D57B93">
        <w:t xml:space="preserve">in addition to </w:t>
      </w:r>
      <w:r w:rsidR="0077629F">
        <w:t>the glucose management index (GMI)</w:t>
      </w:r>
      <w:r w:rsidR="00733ADF">
        <w:fldChar w:fldCharType="begin">
          <w:fldData xml:space="preserve">PEVuZE5vdGU+PENpdGU+PEF1dGhvcj5CZXJnZW5zdGFsPC9BdXRob3I+PFllYXI+MjAxODwvWWVh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</w:fldData>
        </w:fldChar>
      </w:r>
      <w:r w:rsidR="00C81B94">
        <w:instrText xml:space="preserve"> ADDIN EN.CITE </w:instrText>
      </w:r>
      <w:r w:rsidR="00C81B94">
        <w:fldChar w:fldCharType="begin">
          <w:fldData xml:space="preserve">PEVuZE5vdGU+PENpdGU+PEF1dGhvcj5CZXJnZW5zdGFsPC9BdXRob3I+PFllYXI+MjAxODwvWWVh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</w:fldData>
        </w:fldChar>
      </w:r>
      <w:r w:rsidR="00C81B94">
        <w:instrText xml:space="preserve"> ADDIN EN.CITE.DATA </w:instrText>
      </w:r>
      <w:r w:rsidR="00C81B94">
        <w:fldChar w:fldCharType="end"/>
      </w:r>
      <w:r w:rsidR="00733ADF">
        <w:fldChar w:fldCharType="separate"/>
      </w:r>
      <w:r w:rsidR="00C81B94">
        <w:rPr>
          <w:noProof/>
        </w:rPr>
        <w:t>[3]</w:t>
      </w:r>
      <w:r w:rsidR="00733ADF">
        <w:fldChar w:fldCharType="end"/>
      </w:r>
      <w:r w:rsidR="002F6F8A">
        <w:t>, time in range</w:t>
      </w:r>
      <w:r w:rsidR="00733ADF">
        <w:fldChar w:fldCharType="begin"/>
      </w:r>
      <w:r w:rsidR="00C81B94">
        <w:instrText xml:space="preserve"> ADDIN EN.CITE &lt;EndNote&gt;&lt;Cite&gt;&lt;Author&gt;Beck&lt;/Author&gt;&lt;Year&gt;2018&lt;/Year&gt;&lt;IDText&gt;Validation of Time in Range as an Outcome Measure for Diabetes Clinical Trials&lt;/IDText&gt;&lt;DisplayText&gt;[2]&lt;/DisplayText&gt;&lt;record&gt;&lt;dates&gt;&lt;pub-dates&gt;&lt;date&gt;Oct 23&lt;/date&gt;&lt;/pub-dates&gt;&lt;year&gt;2018&lt;/year&gt;&lt;/dates&gt;&lt;urls&gt;&lt;related-urls&gt;&lt;url&gt;https://www.ncbi.nlm.nih.gov/pubmed/30352896&lt;/url&gt;&lt;/related-urls&gt;&lt;/urls&gt;&lt;isbn&gt;1935-5548 (Electronic)&amp;#xD;0149-5992 (Linking)&lt;/isbn&gt;&lt;titles&gt;&lt;title&gt;Validation of Time in Range as an Outcome Measure for Diabetes Clinical Trials&lt;/title&gt;&lt;secondary-title&gt;Diabetes Care&lt;/secondary-title&gt;&lt;/titles&gt;&lt;contributors&gt;&lt;authors&gt;&lt;author&gt;Beck, R. W.&lt;/author&gt;&lt;author&gt;Bergenstal, R. M.&lt;/author&gt;&lt;author&gt;Riddlesworth, T. D.&lt;/author&gt;&lt;author&gt;Kollman, C.&lt;/author&gt;&lt;author&gt;Li, Z.&lt;/author&gt;&lt;author&gt;Brown, A. S.&lt;/author&gt;&lt;author&gt;Close, K. L.&lt;/author&gt;&lt;/authors&gt;&lt;/contributors&gt;&lt;edition&gt;2018/10/26&lt;/edition&gt;&lt;added-date format="utc"&gt;1546456607&lt;/added-date&gt;&lt;ref-type name="Journal Article"&gt;17&lt;/ref-type&gt;&lt;auth-address&gt;Jaeb Center for Health Research, Tampa, FL rbeck@jaeb.org.&amp;#xD;International Diabetes Center Park Nicollet, Minneapolis, MN.&amp;#xD;Jaeb Center for Health Research, Tampa, FL.&amp;#xD;Close Concerns, San Francisco, CA.&amp;#xD;The diaTribe Foundation, San Francisco, CA.&lt;/auth-address&gt;&lt;rec-number&gt;59&lt;/rec-number&gt;&lt;last-updated-date format="utc"&gt;1546618859&lt;/last-updated-date&gt;&lt;accession-num&gt;30352896&lt;/accession-num&gt;&lt;electronic-resource-num&gt;10.2337/dc18-1444&lt;/electronic-resource-num&gt;&lt;/record&gt;&lt;/Cite&gt;&lt;/EndNote&gt;</w:instrText>
      </w:r>
      <w:r w:rsidR="00733ADF">
        <w:fldChar w:fldCharType="separate"/>
      </w:r>
      <w:r w:rsidR="00C81B94">
        <w:rPr>
          <w:noProof/>
        </w:rPr>
        <w:t>[2]</w:t>
      </w:r>
      <w:r w:rsidR="00733ADF">
        <w:fldChar w:fldCharType="end"/>
      </w:r>
      <w:r w:rsidR="002F6F8A">
        <w:t>, and</w:t>
      </w:r>
      <w:r w:rsidR="00D57B93">
        <w:t xml:space="preserve"> </w:t>
      </w:r>
      <w:r w:rsidR="00A2407C">
        <w:t>o</w:t>
      </w:r>
      <w:r w:rsidR="00D57B93">
        <w:t>t</w:t>
      </w:r>
      <w:r w:rsidR="00A2407C">
        <w:t>her</w:t>
      </w:r>
      <w:r w:rsidR="00D57B93">
        <w:t xml:space="preserve"> variables proposed by </w:t>
      </w:r>
      <w:r w:rsidR="00371BDB">
        <w:t>Hernandez et al.</w:t>
      </w:r>
      <w:r w:rsidR="00733ADF">
        <w:fldChar w:fldCharType="begin">
          <w:fldData xml:space="preserve">PEVuZE5vdGU+PENpdGU+PEF1dGhvcj5IZXJuYW5kZXo8L0F1dGhvcj48WWVhcj4yMDEzPC9ZZWFy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</w:fldData>
        </w:fldChar>
      </w:r>
      <w:r w:rsidR="00C81B94">
        <w:instrText xml:space="preserve"> ADDIN EN.CITE </w:instrText>
      </w:r>
      <w:r w:rsidR="00C81B94">
        <w:fldChar w:fldCharType="begin">
          <w:fldData xml:space="preserve">PEVuZE5vdGU+PENpdGU+PEF1dGhvcj5IZXJuYW5kZXo8L0F1dGhvcj48WWVhcj4yMDEzPC9ZZWFy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</w:fldData>
        </w:fldChar>
      </w:r>
      <w:r w:rsidR="00C81B94">
        <w:instrText xml:space="preserve"> ADDIN EN.CITE.DATA </w:instrText>
      </w:r>
      <w:r w:rsidR="00C81B94">
        <w:fldChar w:fldCharType="end"/>
      </w:r>
      <w:r w:rsidR="00733ADF">
        <w:fldChar w:fldCharType="separate"/>
      </w:r>
      <w:r w:rsidR="00C81B94">
        <w:rPr>
          <w:noProof/>
        </w:rPr>
        <w:t>[8]</w:t>
      </w:r>
      <w:r w:rsidR="00733ADF">
        <w:fldChar w:fldCharType="end"/>
      </w:r>
      <w:r w:rsidR="00F17DC0">
        <w:t xml:space="preserve"> </w:t>
      </w:r>
      <w:del w:id="62" w:author="Petter Bjornstad" w:date="2019-01-14T21:52:00Z">
        <w:r w:rsidR="00C430BE" w:rsidDel="0091422C">
          <w:delText>We hope that a</w:delText>
        </w:r>
      </w:del>
      <w:ins w:id="63" w:author="Petter Bjornstad" w:date="2019-01-14T21:52:00Z">
        <w:r w:rsidR="0091422C">
          <w:t>A</w:t>
        </w:r>
      </w:ins>
      <w:r w:rsidR="00C430BE">
        <w:t xml:space="preserve">n easy method </w:t>
      </w:r>
      <w:r w:rsidR="00C430BE">
        <w:lastRenderedPageBreak/>
        <w:t>to calculate</w:t>
      </w:r>
      <w:ins w:id="64" w:author="Petter Bjornstad" w:date="2019-01-14T21:53:00Z">
        <w:r w:rsidR="0091422C">
          <w:t xml:space="preserve"> these important</w:t>
        </w:r>
      </w:ins>
      <w:del w:id="65" w:author="Petter Bjornstad" w:date="2019-01-14T21:53:00Z">
        <w:r w:rsidR="00C430BE" w:rsidDel="0091422C">
          <w:delText xml:space="preserve"> many</w:delText>
        </w:r>
      </w:del>
      <w:r w:rsidR="00C430BE">
        <w:t xml:space="preserve"> summary variables </w:t>
      </w:r>
      <w:r w:rsidR="004B416B">
        <w:t>from a variety of sources of CGM data</w:t>
      </w:r>
      <w:r w:rsidR="00C430BE">
        <w:t xml:space="preserve"> </w:t>
      </w:r>
      <w:ins w:id="66" w:author="Petter Bjornstad" w:date="2019-01-14T21:53:00Z">
        <w:r w:rsidR="0091422C">
          <w:t>has the potential to</w:t>
        </w:r>
      </w:ins>
      <w:del w:id="67" w:author="Petter Bjornstad" w:date="2019-01-14T21:53:00Z">
        <w:r w:rsidR="00C430BE" w:rsidDel="0091422C">
          <w:delText>will</w:delText>
        </w:r>
      </w:del>
      <w:r w:rsidR="00C430BE">
        <w:t xml:space="preserve"> contribute to the standardization of </w:t>
      </w:r>
      <w:r w:rsidR="004B416B">
        <w:t>the use of these metrics</w:t>
      </w:r>
      <w:r w:rsidR="00C430BE">
        <w:t xml:space="preserve">. A list of summary variables produced by our </w:t>
      </w:r>
      <w:r w:rsidR="00995931">
        <w:t xml:space="preserve">default </w:t>
      </w:r>
      <w:r w:rsidR="00C430BE">
        <w:t>code</w:t>
      </w:r>
      <w:r w:rsidR="00454933">
        <w:t xml:space="preserve"> </w:t>
      </w:r>
      <w:r w:rsidR="00C430BE">
        <w:t xml:space="preserve">is available in </w:t>
      </w:r>
      <w:r w:rsidR="00C430BE" w:rsidRPr="00090205">
        <w:rPr>
          <w:b/>
        </w:rPr>
        <w:t>Table 1</w:t>
      </w:r>
      <w:r w:rsidR="004B2AFE">
        <w:t xml:space="preserve">, and </w:t>
      </w:r>
      <w:r w:rsidR="007E7960">
        <w:rPr>
          <w:b/>
        </w:rPr>
        <w:t>Table 2</w:t>
      </w:r>
      <w:r w:rsidR="007E7960">
        <w:t xml:space="preserve"> provides comparisons between the </w:t>
      </w:r>
      <w:r w:rsidR="00FE60D3">
        <w:t>package</w:t>
      </w:r>
      <w:r w:rsidR="007E7960">
        <w:t xml:space="preserve"> and</w:t>
      </w:r>
      <w:del w:id="68" w:author="Petter Bjornstad" w:date="2019-01-14T21:53:00Z">
        <w:r w:rsidR="007E7960" w:rsidDel="0091422C">
          <w:delText xml:space="preserve"> </w:delText>
        </w:r>
        <w:r w:rsidR="00FE60D3" w:rsidDel="0091422C">
          <w:delText>some</w:delText>
        </w:r>
      </w:del>
      <w:r w:rsidR="00FE60D3">
        <w:t xml:space="preserve"> proprietary software</w:t>
      </w:r>
      <w:r w:rsidR="00C430BE">
        <w:t>.</w:t>
      </w:r>
      <w:r w:rsidR="00C430BE" w:rsidRPr="009403BF">
        <w:t xml:space="preserve"> </w:t>
      </w:r>
      <w:r w:rsidR="009733F3">
        <w:t>The code can be easily modified to include further variables of interest,</w:t>
      </w:r>
      <w:r w:rsidR="004B416B">
        <w:t xml:space="preserve"> to be released in future version updates</w:t>
      </w:r>
      <w:r w:rsidR="005F741C">
        <w:t xml:space="preserve">. Further, </w:t>
      </w:r>
      <w:r w:rsidR="009733F3">
        <w:t>because the package is open source</w:t>
      </w:r>
      <w:r w:rsidR="004B416B">
        <w:t>, individual users can create their own modifications</w:t>
      </w:r>
      <w:r w:rsidR="009733F3">
        <w:t>.</w:t>
      </w:r>
    </w:p>
    <w:p w14:paraId="45E2C5E5" w14:textId="77777777" w:rsidR="00E65E99" w:rsidRDefault="00E65E99" w:rsidP="00DE2A9F">
      <w:pPr>
        <w:spacing w:line="480" w:lineRule="auto"/>
      </w:pPr>
    </w:p>
    <w:p w14:paraId="270202FD" w14:textId="23D4D0DE" w:rsidR="00C40AE9" w:rsidRPr="00825E36" w:rsidRDefault="008D0E1A" w:rsidP="00DE2A9F">
      <w:pPr>
        <w:spacing w:line="480" w:lineRule="auto"/>
        <w:rPr>
          <w:b/>
        </w:rPr>
      </w:pPr>
      <w:r w:rsidRPr="00825E36">
        <w:rPr>
          <w:b/>
          <w:u w:val="single"/>
        </w:rPr>
        <w:t>Methods</w:t>
      </w:r>
    </w:p>
    <w:p w14:paraId="155C62E1" w14:textId="612AD80F" w:rsidR="001A495F" w:rsidRPr="003B6592" w:rsidRDefault="004872BB" w:rsidP="00DE2A9F">
      <w:pPr>
        <w:spacing w:line="480" w:lineRule="auto"/>
      </w:pPr>
      <w:r>
        <w:rPr>
          <w:u w:val="single"/>
        </w:rPr>
        <w:t>Package</w:t>
      </w:r>
      <w:r w:rsidR="001A495F" w:rsidRPr="00825E36">
        <w:rPr>
          <w:u w:val="single"/>
        </w:rPr>
        <w:t xml:space="preserve"> Design</w:t>
      </w:r>
      <w:r w:rsidR="00507D22" w:rsidRPr="003B6592">
        <w:tab/>
      </w:r>
      <w:r w:rsidR="006E4CC0" w:rsidRPr="003B6592">
        <w:t xml:space="preserve"> </w:t>
      </w:r>
    </w:p>
    <w:p w14:paraId="289001C3" w14:textId="3FC153C4" w:rsidR="00507D22" w:rsidRDefault="00166AA7" w:rsidP="00825E36">
      <w:pPr>
        <w:spacing w:line="480" w:lineRule="auto"/>
        <w:ind w:firstLine="720"/>
      </w:pPr>
      <w:r>
        <w:t>Our package consists of three simple functions: cleandata(), cgmvariables(), and cgmreport(). The data cleaning function iterates through a directory of CGM data exports and produces new file</w:t>
      </w:r>
      <w:r w:rsidR="00EE663C">
        <w:t>s</w:t>
      </w:r>
      <w:r>
        <w:t xml:space="preserve"> that </w:t>
      </w:r>
      <w:r w:rsidR="00EE663C">
        <w:t xml:space="preserve">then serve as input to </w:t>
      </w:r>
      <w:r>
        <w:t xml:space="preserve">the CGM variable calculator and the CGM report generator. </w:t>
      </w:r>
      <w:r w:rsidR="0055234B">
        <w:t xml:space="preserve">The initial directory can contain </w:t>
      </w:r>
      <w:r w:rsidR="00824079">
        <w:t>files</w:t>
      </w:r>
      <w:r w:rsidR="0055234B">
        <w:t xml:space="preserve"> from </w:t>
      </w:r>
      <w:r w:rsidR="00824079">
        <w:t xml:space="preserve">different </w:t>
      </w:r>
      <w:r w:rsidR="0055234B">
        <w:t xml:space="preserve">sources, as the function identifies the relevant timestamp and glucose values for each </w:t>
      </w:r>
      <w:r w:rsidR="00EE663C">
        <w:t>file format</w:t>
      </w:r>
      <w:r w:rsidR="0055234B">
        <w:t xml:space="preserve">. </w:t>
      </w:r>
      <w:r w:rsidR="00824079">
        <w:t xml:space="preserve">By default, the cleaning function will fill in gaps in glucose data less than 20 minutes long using linear interpolation. It will also remove </w:t>
      </w:r>
      <w:r w:rsidR="0031735C">
        <w:t>24-hour</w:t>
      </w:r>
      <w:r w:rsidR="00824079">
        <w:t xml:space="preserve"> </w:t>
      </w:r>
      <w:r w:rsidR="00EE663C">
        <w:t>periods</w:t>
      </w:r>
      <w:r w:rsidR="00824079">
        <w:t xml:space="preserve"> containing gaps</w:t>
      </w:r>
      <w:r w:rsidR="00EE663C">
        <w:t xml:space="preserve"> larger than 20 minutes, so that there will be an equal number of daytime and nighttime values</w:t>
      </w:r>
      <w:r w:rsidR="002D0EE6">
        <w:t>, important for calculating some variables, such as AUC</w:t>
      </w:r>
      <w:r w:rsidR="00824079">
        <w:t>. The use</w:t>
      </w:r>
      <w:r w:rsidR="002B11AB">
        <w:t>r</w:t>
      </w:r>
      <w:r w:rsidR="00824079">
        <w:t xml:space="preserve"> can specify a different maximum gap</w:t>
      </w:r>
      <w:r w:rsidR="002B11AB">
        <w:t xml:space="preserve"> to fill </w:t>
      </w:r>
      <w:r w:rsidR="00EE663C">
        <w:t>by interpolation</w:t>
      </w:r>
      <w:r w:rsidR="00824079">
        <w:t xml:space="preserve"> and can also choose </w:t>
      </w:r>
      <w:r w:rsidR="006262AA">
        <w:t>whether</w:t>
      </w:r>
      <w:r w:rsidR="00824079">
        <w:t xml:space="preserve"> to remove </w:t>
      </w:r>
      <w:r w:rsidR="00EE663C">
        <w:t xml:space="preserve">days with </w:t>
      </w:r>
      <w:r w:rsidR="002B11AB">
        <w:t xml:space="preserve">larger gaps. </w:t>
      </w:r>
      <w:r w:rsidR="00354330">
        <w:t xml:space="preserve">Ideally, the CGM data should be exported and then cleaned using this package, and </w:t>
      </w:r>
      <w:del w:id="69" w:author="Petter Bjornstad" w:date="2019-01-14T21:54:00Z">
        <w:r w:rsidR="00354330" w:rsidDel="0091422C">
          <w:delText>n</w:delText>
        </w:r>
        <w:r w:rsidR="00010869" w:rsidDel="0091422C">
          <w:delText>ever</w:delText>
        </w:r>
        <w:r w:rsidR="00354330" w:rsidDel="0091422C">
          <w:delText xml:space="preserve"> </w:delText>
        </w:r>
      </w:del>
      <w:ins w:id="70" w:author="Petter Bjornstad" w:date="2019-01-14T21:54:00Z">
        <w:r w:rsidR="0091422C">
          <w:t xml:space="preserve">not </w:t>
        </w:r>
      </w:ins>
      <w:r w:rsidR="00354330">
        <w:t>manually edited</w:t>
      </w:r>
      <w:r w:rsidR="00010869">
        <w:t xml:space="preserve">. </w:t>
      </w:r>
      <w:r w:rsidR="00354330">
        <w:t xml:space="preserve">However, </w:t>
      </w:r>
      <w:r w:rsidR="00BD6295">
        <w:t>i</w:t>
      </w:r>
      <w:r w:rsidR="00EE663C">
        <w:t>f</w:t>
      </w:r>
      <w:r w:rsidR="00BD6295">
        <w:t xml:space="preserve"> a </w:t>
      </w:r>
      <w:r w:rsidR="00EE663C">
        <w:t xml:space="preserve">file </w:t>
      </w:r>
      <w:r w:rsidR="00BD6295">
        <w:t xml:space="preserve">does require manual data editing, these functions will </w:t>
      </w:r>
      <w:del w:id="71" w:author="Petter Bjornstad" w:date="2019-01-14T21:54:00Z">
        <w:r w:rsidR="00BD6295" w:rsidDel="0091422C">
          <w:delText xml:space="preserve">always </w:delText>
        </w:r>
      </w:del>
      <w:r w:rsidR="00BD6295">
        <w:t>work on the three-column format detailed in the package documentation</w:t>
      </w:r>
      <w:r w:rsidR="00354330">
        <w:t xml:space="preserve">. </w:t>
      </w:r>
    </w:p>
    <w:p w14:paraId="29B65381" w14:textId="5527A5D6" w:rsidR="0081399F" w:rsidRDefault="00502FC3" w:rsidP="00DE2A9F">
      <w:pPr>
        <w:spacing w:line="480" w:lineRule="auto"/>
      </w:pPr>
      <w:r>
        <w:tab/>
        <w:t xml:space="preserve">Once the data have been cleaned, the CGM variables described in </w:t>
      </w:r>
      <w:r w:rsidRPr="00000DDC">
        <w:rPr>
          <w:b/>
        </w:rPr>
        <w:t>Table 1</w:t>
      </w:r>
      <w:r>
        <w:t xml:space="preserve"> are calculated using the cgmvariables() function.</w:t>
      </w:r>
      <w:r w:rsidR="002D0EE6">
        <w:t xml:space="preserve"> </w:t>
      </w:r>
      <w:r w:rsidR="00DC15CA">
        <w:t xml:space="preserve">By default, blood glucose must be above a threshold for at </w:t>
      </w:r>
      <w:r w:rsidR="00DC15CA">
        <w:lastRenderedPageBreak/>
        <w:t xml:space="preserve">least 35 minutes or below a threshold for at least 10 minutes to count as an excursion, but these parameters can be changed by the user if necessary. </w:t>
      </w:r>
      <w:r w:rsidR="001779D6">
        <w:t>Likewise</w:t>
      </w:r>
      <w:r w:rsidR="00DC15CA">
        <w:t xml:space="preserve">, </w:t>
      </w:r>
      <w:r w:rsidR="001779D6">
        <w:t xml:space="preserve">daytime </w:t>
      </w:r>
      <w:r w:rsidR="003F3B87">
        <w:t xml:space="preserve">(e.g. for daytime vs. nighttime AUC or maximum glucose) </w:t>
      </w:r>
      <w:r w:rsidR="002D0EE6">
        <w:t xml:space="preserve">is defined </w:t>
      </w:r>
      <w:r w:rsidR="001779D6">
        <w:t>as 6:00 to 22:00 by default</w:t>
      </w:r>
      <w:r w:rsidR="003F3B87">
        <w:t>,</w:t>
      </w:r>
      <w:r w:rsidR="001779D6">
        <w:t xml:space="preserve"> but these can be </w:t>
      </w:r>
      <w:r w:rsidR="002D0EE6">
        <w:t>set</w:t>
      </w:r>
      <w:r w:rsidR="001779D6">
        <w:t xml:space="preserve"> depending on user needs.</w:t>
      </w:r>
      <w:r w:rsidR="002D0EE6">
        <w:t xml:space="preserve"> </w:t>
      </w:r>
      <w:r w:rsidR="0081399F">
        <w:t>MAGE is calculated using Baghurst’s</w:t>
      </w:r>
      <w:r w:rsidR="00C12DBD">
        <w:t xml:space="preserve"> algorithm</w:t>
      </w:r>
      <w:r w:rsidR="00733ADF">
        <w:fldChar w:fldCharType="begin"/>
      </w:r>
      <w:r w:rsidR="00C81B94">
        <w:instrText xml:space="preserve"> ADDIN EN.CITE &lt;EndNote&gt;&lt;Cite&gt;&lt;Author&gt;Baghurst&lt;/Author&gt;&lt;Year&gt;2011&lt;/Year&gt;&lt;IDText&gt;Calculating the mean amplitude of glycemic excursion from continuous glucose monitoring data: an automated algorithm&lt;/IDText&gt;&lt;DisplayText&gt;[9]&lt;/DisplayText&gt;&lt;record&gt;&lt;dates&gt;&lt;pub-dates&gt;&lt;date&gt;Mar&lt;/date&gt;&lt;/pub-dates&gt;&lt;year&gt;2011&lt;/year&gt;&lt;/dates&gt;&lt;keywords&gt;&lt;keyword&gt;*Algorithms&lt;/keyword&gt;&lt;keyword&gt;Blood Glucose/*analysis&lt;/keyword&gt;&lt;keyword&gt;Blood Glucose Self-Monitoring/*methods&lt;/keyword&gt;&lt;keyword&gt;Child&lt;/keyword&gt;&lt;keyword&gt;*Data Interpretation, Statistical&lt;/keyword&gt;&lt;keyword&gt;Diabetes Mellitus/*blood&lt;/keyword&gt;&lt;keyword&gt;Female&lt;/keyword&gt;&lt;keyword&gt;Humans&lt;/keyword&gt;&lt;keyword&gt;Male&lt;/keyword&gt;&lt;/keywords&gt;&lt;urls&gt;&lt;related-urls&gt;&lt;url&gt;https://www.ncbi.nlm.nih.gov/pubmed/21291334&lt;/url&gt;&lt;/related-urls&gt;&lt;/urls&gt;&lt;isbn&gt;1557-8593 (Electronic)&amp;#xD;1520-9156 (Linking)&lt;/isbn&gt;&lt;titles&gt;&lt;title&gt;Calculating the mean amplitude of glycemic excursion from continuous glucose monitoring data: an automated algorithm&lt;/title&gt;&lt;secondary-title&gt;Diabetes Technol Ther&lt;/secondary-title&gt;&lt;/titles&gt;&lt;pages&gt;296-302&lt;/pages&gt;&lt;number&gt;3&lt;/number&gt;&lt;contributors&gt;&lt;authors&gt;&lt;author&gt;Baghurst, P. A.&lt;/author&gt;&lt;/authors&gt;&lt;/contributors&gt;&lt;edition&gt;2011/02/05&lt;/edition&gt;&lt;added-date format="utc"&gt;1546619312&lt;/added-date&gt;&lt;ref-type name="Journal Article"&gt;17&lt;/ref-type&gt;&lt;auth-address&gt;Public Health Research Unit, Women&amp;apos;s and Children&amp;apos;s Hospital, Children Youth and Women&amp;apos;s Health Service, North Adelaide, South Australia, Australia. Peter.Baghurst@health.sa.gov.au&lt;/auth-address&gt;&lt;rec-number&gt;63&lt;/rec-number&gt;&lt;last-updated-date format="utc"&gt;1546619316&lt;/last-updated-date&gt;&lt;accession-num&gt;21291334&lt;/accession-num&gt;&lt;electronic-resource-num&gt;10.1089/dia.2010.0090&lt;/electronic-resource-num&gt;&lt;volume&gt;13&lt;/volume&gt;&lt;/record&gt;&lt;/Cite&gt;&lt;/EndNote&gt;</w:instrText>
      </w:r>
      <w:r w:rsidR="00733ADF">
        <w:fldChar w:fldCharType="separate"/>
      </w:r>
      <w:r w:rsidR="00C81B94">
        <w:rPr>
          <w:noProof/>
        </w:rPr>
        <w:t>[9]</w:t>
      </w:r>
      <w:r w:rsidR="00733ADF">
        <w:fldChar w:fldCharType="end"/>
      </w:r>
      <w:r w:rsidR="00C12DBD">
        <w:t xml:space="preserve">, which we have coded in R. </w:t>
      </w:r>
      <w:r w:rsidR="00FC7790">
        <w:t>By default</w:t>
      </w:r>
      <w:r w:rsidR="00A35872">
        <w:t>,</w:t>
      </w:r>
      <w:r w:rsidR="00FC7790">
        <w:t xml:space="preserve"> the function </w:t>
      </w:r>
      <w:r w:rsidR="003C5590">
        <w:t xml:space="preserve">includes </w:t>
      </w:r>
      <w:r w:rsidR="00FC7790">
        <w:t xml:space="preserve">blood glucose excursions greater than 1 </w:t>
      </w:r>
      <w:r w:rsidR="003E5F2B">
        <w:t>SD</w:t>
      </w:r>
      <w:r w:rsidR="003C5590">
        <w:t xml:space="preserve"> from the mean in calculation of MAGE</w:t>
      </w:r>
      <w:r w:rsidR="00FC7790">
        <w:t xml:space="preserve">, but there are options for 1.5 SD and 2 SD as well. </w:t>
      </w:r>
    </w:p>
    <w:p w14:paraId="196A73B7" w14:textId="75A1633C" w:rsidR="0052401D" w:rsidRDefault="0052401D" w:rsidP="0052401D">
      <w:pPr>
        <w:spacing w:line="480" w:lineRule="auto"/>
        <w:ind w:firstLine="720"/>
      </w:pPr>
      <w:r>
        <w:t xml:space="preserve">Our code was </w:t>
      </w:r>
      <w:r w:rsidR="00BE7BD5">
        <w:t xml:space="preserve">originally </w:t>
      </w:r>
      <w:r>
        <w:t>written to produce data tables for upload to a Research Electronic Data Capture (REDCap) database</w:t>
      </w:r>
      <w:r w:rsidR="00733ADF">
        <w:fldChar w:fldCharType="begin"/>
      </w:r>
      <w:r w:rsidR="00C81B94">
        <w:instrText xml:space="preserve"> ADDIN EN.CITE &lt;EndNote&gt;&lt;Cite&gt;&lt;Author&gt;Harris&lt;/Author&gt;&lt;Year&gt;2009&lt;/Year&gt;&lt;IDText&gt;Research electronic data capture (REDCap)--a metadata-driven methodology and workflow process for providing translational research informatics support&lt;/IDText&gt;&lt;DisplayText&gt;[10]&lt;/DisplayText&gt;&lt;record&gt;&lt;dates&gt;&lt;pub-dates&gt;&lt;date&gt;Apr&lt;/date&gt;&lt;/pub-dates&gt;&lt;year&gt;2009&lt;/year&gt;&lt;/dates&gt;&lt;keywords&gt;&lt;keyword&gt;*Biomedical Research&lt;/keyword&gt;&lt;keyword&gt;*Clinical Trials as Topic&lt;/keyword&gt;&lt;keyword&gt;Data Collection/*methods&lt;/keyword&gt;&lt;keyword&gt;Humans&lt;/keyword&gt;&lt;keyword&gt;Internet&lt;/keyword&gt;&lt;keyword&gt;Medical Informatics/*methods&lt;/keyword&gt;&lt;keyword&gt;Software&lt;/keyword&gt;&lt;/keywords&gt;&lt;urls&gt;&lt;related-urls&gt;&lt;url&gt;https://www.ncbi.nlm.nih.gov/pubmed/18929686&lt;/url&gt;&lt;url&gt;https://www.ncbi.nlm.nih.gov/pmc/articles/PMC2700030/pdf/nihms106655.pdf&lt;/url&gt;&lt;/related-urls&gt;&lt;/urls&gt;&lt;isbn&gt;1532-0480 (Electronic)&amp;#xD;1532-0464 (Linking)&lt;/isbn&gt;&lt;custom2&gt;PMC2700030&lt;/custom2&gt;&lt;titles&gt;&lt;title&gt;Research electronic data capture (REDCap)--a metadata-driven methodology and workflow process for providing translational research informatics support&lt;/title&gt;&lt;secondary-title&gt;J Biomed Inform&lt;/secondary-title&gt;&lt;/titles&gt;&lt;pages&gt;377-81&lt;/pages&gt;&lt;number&gt;2&lt;/number&gt;&lt;contributors&gt;&lt;authors&gt;&lt;author&gt;Harris, P. A.&lt;/author&gt;&lt;author&gt;Taylor, R.&lt;/author&gt;&lt;author&gt;Thielke, R.&lt;/author&gt;&lt;author&gt;Payne, J.&lt;/author&gt;&lt;author&gt;Gonzalez, N.&lt;/author&gt;&lt;author&gt;Conde, J. G.&lt;/author&gt;&lt;/authors&gt;&lt;/contributors&gt;&lt;edition&gt;2008/10/22&lt;/edition&gt;&lt;added-date format="utc"&gt;1546619456&lt;/added-date&gt;&lt;ref-type name="Journal Article"&gt;17&lt;/ref-type&gt;&lt;auth-address&gt;Department of Biomedical Informatics, Vanderbilt University, 2525 West End Avenue, Suite 674, Nashville, TN 37212, USA. paul.harris@vanderbilt.edu&lt;/auth-address&gt;&lt;rec-number&gt;64&lt;/rec-number&gt;&lt;last-updated-date format="utc"&gt;1546619463&lt;/last-updated-date&gt;&lt;accession-num&gt;18929686&lt;/accession-num&gt;&lt;electronic-resource-num&gt;10.1016/j.jbi.2008.08.010&lt;/electronic-resource-num&gt;&lt;volume&gt;42&lt;/volume&gt;&lt;/record&gt;&lt;/Cite&gt;&lt;/EndNote&gt;</w:instrText>
      </w:r>
      <w:r w:rsidR="00733ADF">
        <w:fldChar w:fldCharType="separate"/>
      </w:r>
      <w:r w:rsidR="00C81B94">
        <w:rPr>
          <w:noProof/>
        </w:rPr>
        <w:t>[10]</w:t>
      </w:r>
      <w:r w:rsidR="00733ADF">
        <w:fldChar w:fldCharType="end"/>
      </w:r>
      <w:r>
        <w:t xml:space="preserve">, which </w:t>
      </w:r>
      <w:r w:rsidR="003C5590">
        <w:t>influenced the selection of variable names</w:t>
      </w:r>
      <w:r>
        <w:t xml:space="preserve"> in the final output. These names can be changed in the code itself or by</w:t>
      </w:r>
      <w:r w:rsidR="004C6E67">
        <w:t xml:space="preserve"> simply</w:t>
      </w:r>
      <w:r>
        <w:t xml:space="preserve"> editing the function’s output. These variables are stored in separate columns of a new data frame (the function’s output), with each record identified by the patient ID.</w:t>
      </w:r>
    </w:p>
    <w:p w14:paraId="5C264AE1" w14:textId="21DCC57C" w:rsidR="001C1C37" w:rsidRDefault="00520BEA" w:rsidP="003B6592">
      <w:pPr>
        <w:spacing w:line="480" w:lineRule="auto"/>
        <w:ind w:firstLine="720"/>
      </w:pPr>
      <w:r>
        <w:t xml:space="preserve">In addition to producing calculated variables, our package can also plot CGM data in a few ways. </w:t>
      </w:r>
      <w:r w:rsidR="00B24019">
        <w:t xml:space="preserve">First, the function </w:t>
      </w:r>
      <w:r w:rsidR="00A35D71">
        <w:t xml:space="preserve">concatenates </w:t>
      </w:r>
      <w:r w:rsidR="00B24019">
        <w:t xml:space="preserve">all the CGM data in </w:t>
      </w:r>
      <w:r w:rsidR="00A35D71">
        <w:t>the specified</w:t>
      </w:r>
      <w:r w:rsidR="00B24019">
        <w:t xml:space="preserve"> directory into one </w:t>
      </w:r>
      <w:r w:rsidR="00A35D71">
        <w:t xml:space="preserve">data </w:t>
      </w:r>
      <w:r w:rsidR="00B24019">
        <w:t xml:space="preserve">table and plots the aggregate data in the </w:t>
      </w:r>
      <w:r w:rsidR="00542179">
        <w:t>style of the standard AGP report (</w:t>
      </w:r>
      <w:hyperlink r:id="rId18" w:history="1">
        <w:r w:rsidR="00173B31" w:rsidRPr="00BB6FC1">
          <w:rPr>
            <w:rStyle w:val="Hyperlink"/>
          </w:rPr>
          <w:t>http://www.agpreport.org</w:t>
        </w:r>
      </w:hyperlink>
      <w:r w:rsidR="00542179">
        <w:t>)</w:t>
      </w:r>
      <w:r w:rsidR="00372788">
        <w:t>, the aggregate daily overlay (ADO)</w:t>
      </w:r>
      <w:r w:rsidR="00173B31">
        <w:t xml:space="preserve">. This method uses Tukey smoothing after rounding each timepoint to the nearest </w:t>
      </w:r>
      <w:r w:rsidR="0067291A">
        <w:t>10-minute</w:t>
      </w:r>
      <w:r w:rsidR="00173B31">
        <w:t xml:space="preserve"> mark</w:t>
      </w:r>
      <w:r w:rsidR="00BB69EE">
        <w:t xml:space="preserve">, </w:t>
      </w:r>
      <w:r w:rsidR="00BF68A9">
        <w:t xml:space="preserve">then plots the median, inter-quartile range, and </w:t>
      </w:r>
      <w:r w:rsidR="00135A2D">
        <w:t>5 and 95 percentiles at each time of day</w:t>
      </w:r>
      <w:r w:rsidR="006923FF">
        <w:t xml:space="preserve"> (with plans to add more options in the future)</w:t>
      </w:r>
      <w:r w:rsidR="00135A2D">
        <w:t>.</w:t>
      </w:r>
      <w:r w:rsidR="00176B76">
        <w:t xml:space="preserve"> </w:t>
      </w:r>
      <w:r w:rsidR="00066BF5">
        <w:t xml:space="preserve">The package also produces a similar </w:t>
      </w:r>
      <w:r w:rsidR="00FA4E2B">
        <w:t xml:space="preserve">aggregate </w:t>
      </w:r>
      <w:r w:rsidR="007C39A1">
        <w:t xml:space="preserve">plot </w:t>
      </w:r>
      <w:r w:rsidR="00001326">
        <w:t>with</w:t>
      </w:r>
      <w:r w:rsidR="00FA4E2B">
        <w:t xml:space="preserve"> a Loess-smoothed </w:t>
      </w:r>
      <w:r w:rsidR="00E96A32">
        <w:t xml:space="preserve">(locally estimated scatterplot smoothing) </w:t>
      </w:r>
      <w:r w:rsidR="00FA4E2B">
        <w:t xml:space="preserve">average overlaid on points representing every single glucose value. </w:t>
      </w:r>
      <w:r w:rsidR="00001326">
        <w:t>F</w:t>
      </w:r>
      <w:r w:rsidR="008315C2">
        <w:t>or smaller data set</w:t>
      </w:r>
      <w:r w:rsidR="00001326">
        <w:t>s, this type of plot</w:t>
      </w:r>
      <w:r w:rsidR="008315C2">
        <w:t xml:space="preserve"> gives a</w:t>
      </w:r>
      <w:ins w:id="72" w:author="Petter Bjornstad" w:date="2019-01-14T21:56:00Z">
        <w:r w:rsidR="0091422C">
          <w:t xml:space="preserve"> meaningful overview</w:t>
        </w:r>
      </w:ins>
      <w:del w:id="73" w:author="Petter Bjornstad" w:date="2019-01-14T21:56:00Z">
        <w:r w:rsidR="008315C2" w:rsidDel="0091422C">
          <w:delText>n excellent picture</w:delText>
        </w:r>
      </w:del>
      <w:r w:rsidR="008315C2">
        <w:t xml:space="preserve"> of daily glucose trends.</w:t>
      </w:r>
      <w:r w:rsidR="00303FE1">
        <w:t xml:space="preserve"> </w:t>
      </w:r>
      <w:r w:rsidR="00462612">
        <w:t xml:space="preserve">Finally, the </w:t>
      </w:r>
      <w:r w:rsidR="00001326">
        <w:t xml:space="preserve">third type of plot uses a </w:t>
      </w:r>
      <w:r w:rsidR="00BD1B21">
        <w:t xml:space="preserve">Loess-smoothed average for each </w:t>
      </w:r>
      <w:r w:rsidR="00001326">
        <w:t>patient with gluc</w:t>
      </w:r>
      <w:r w:rsidR="00516C80">
        <w:t xml:space="preserve">ose values color-coded </w:t>
      </w:r>
      <w:r w:rsidR="00001326">
        <w:t xml:space="preserve">by </w:t>
      </w:r>
      <w:del w:id="74" w:author="Petter Bjornstad" w:date="2019-01-14T21:56:00Z">
        <w:r w:rsidR="00516C80" w:rsidDel="0091422C">
          <w:delText>subject</w:delText>
        </w:r>
      </w:del>
      <w:ins w:id="75" w:author="Petter Bjornstad" w:date="2019-01-14T21:56:00Z">
        <w:r w:rsidR="0091422C">
          <w:t>participant</w:t>
        </w:r>
      </w:ins>
      <w:r w:rsidR="00516C80">
        <w:t xml:space="preserve">. </w:t>
      </w:r>
    </w:p>
    <w:p w14:paraId="12E590BD" w14:textId="420CDD51" w:rsidR="00160792" w:rsidRDefault="001A495F" w:rsidP="00160792">
      <w:pPr>
        <w:spacing w:line="480" w:lineRule="auto"/>
        <w:rPr>
          <w:u w:val="single"/>
        </w:rPr>
      </w:pPr>
      <w:r w:rsidRPr="00825E36">
        <w:rPr>
          <w:u w:val="single"/>
        </w:rPr>
        <w:t>Comparison of cgmanalysis package and proprietary software</w:t>
      </w:r>
    </w:p>
    <w:p w14:paraId="355638FB" w14:textId="2DB81D01" w:rsidR="001A495F" w:rsidRDefault="00DB6F6F" w:rsidP="00160792">
      <w:pPr>
        <w:spacing w:line="480" w:lineRule="auto"/>
      </w:pPr>
      <w:r w:rsidRPr="00807CBE">
        <w:lastRenderedPageBreak/>
        <w:tab/>
      </w:r>
      <w:r w:rsidR="000A6706">
        <w:t xml:space="preserve">Our functions were compared to proprietary CGM software using </w:t>
      </w:r>
      <w:r w:rsidR="00D702A8">
        <w:t xml:space="preserve">clinically </w:t>
      </w:r>
      <w:r w:rsidR="000A6706">
        <w:t xml:space="preserve">collected </w:t>
      </w:r>
      <w:r w:rsidR="00D702A8">
        <w:t xml:space="preserve">data from </w:t>
      </w:r>
      <w:r w:rsidR="00B6096B">
        <w:t xml:space="preserve">iPro 2, Carelink 670G, Dexcom Clarity, and </w:t>
      </w:r>
      <w:r w:rsidR="00496018">
        <w:t>Diasend</w:t>
      </w:r>
      <w:r w:rsidR="00EE70DF">
        <w:t xml:space="preserve">. </w:t>
      </w:r>
      <w:r w:rsidR="00324B50">
        <w:t xml:space="preserve">The data were exported from </w:t>
      </w:r>
      <w:r w:rsidR="00C50F19">
        <w:t xml:space="preserve">each </w:t>
      </w:r>
      <w:r w:rsidR="00B6096B">
        <w:t xml:space="preserve">platform, </w:t>
      </w:r>
      <w:r w:rsidR="000568F7">
        <w:t>formatted using the cleandata() function</w:t>
      </w:r>
      <w:r w:rsidR="000E0259">
        <w:t xml:space="preserve">, then summarized using the cgmvariables() and cgmreport() functions. </w:t>
      </w:r>
      <w:r w:rsidR="005F164D">
        <w:t xml:space="preserve">The data were not cleaned prior to plotting and summary variable calculation, </w:t>
      </w:r>
      <w:r w:rsidR="0081011C">
        <w:t>and summary variable parameters were altered from default</w:t>
      </w:r>
      <w:r w:rsidR="001E6EAE">
        <w:t xml:space="preserve"> (e.g. defining </w:t>
      </w:r>
      <w:r w:rsidR="002A6FE6">
        <w:t>an excursion as 15 minutes above or below threshold for iPro 2 data</w:t>
      </w:r>
      <w:r w:rsidR="001E6EAE">
        <w:t>)</w:t>
      </w:r>
      <w:r w:rsidR="0081011C">
        <w:t xml:space="preserve"> in order to </w:t>
      </w:r>
      <w:r w:rsidR="00842B6F">
        <w:t xml:space="preserve">better match the </w:t>
      </w:r>
      <w:r w:rsidR="000402E6">
        <w:t>CGM</w:t>
      </w:r>
      <w:r w:rsidR="009910E6">
        <w:t xml:space="preserve"> results. </w:t>
      </w:r>
      <w:commentRangeStart w:id="76"/>
      <w:r w:rsidR="000402E6">
        <w:t>This required some trial and error as the proprietary algorithms are not publicly available</w:t>
      </w:r>
      <w:r w:rsidR="006E28C0">
        <w:t xml:space="preserve">, </w:t>
      </w:r>
      <w:r w:rsidR="008426CF">
        <w:t xml:space="preserve">but the </w:t>
      </w:r>
      <w:r w:rsidR="00DB4713">
        <w:t>equations in our code w</w:t>
      </w:r>
      <w:r w:rsidR="000A4489">
        <w:t>ere</w:t>
      </w:r>
      <w:r w:rsidR="00DB4713">
        <w:t xml:space="preserve"> not altered</w:t>
      </w:r>
      <w:r w:rsidR="000402E6">
        <w:t xml:space="preserve">. </w:t>
      </w:r>
      <w:commentRangeEnd w:id="76"/>
      <w:r w:rsidR="0091422C">
        <w:rPr>
          <w:rStyle w:val="CommentReference"/>
          <w:rFonts w:eastAsiaTheme="minorHAnsi"/>
        </w:rPr>
        <w:commentReference w:id="76"/>
      </w:r>
      <w:r w:rsidR="008E6E1D">
        <w:t xml:space="preserve">Because </w:t>
      </w:r>
      <w:r w:rsidR="00AE0BA9">
        <w:t>each</w:t>
      </w:r>
      <w:r w:rsidR="008E6E1D">
        <w:t xml:space="preserve"> CGM device provide</w:t>
      </w:r>
      <w:r w:rsidR="00AE0BA9">
        <w:t xml:space="preserve">s </w:t>
      </w:r>
      <w:r w:rsidR="001B18B8">
        <w:t xml:space="preserve">different </w:t>
      </w:r>
      <w:r w:rsidR="00FD2276">
        <w:t xml:space="preserve">and limited </w:t>
      </w:r>
      <w:r w:rsidR="001B18B8">
        <w:t xml:space="preserve">summary variables, </w:t>
      </w:r>
      <w:r w:rsidR="002F3D20">
        <w:t xml:space="preserve">we were only able to compare a </w:t>
      </w:r>
      <w:r w:rsidR="00D96248">
        <w:t xml:space="preserve">small subset of </w:t>
      </w:r>
      <w:r w:rsidR="003D6343">
        <w:t xml:space="preserve">our package’s </w:t>
      </w:r>
      <w:r w:rsidR="00B40768">
        <w:t>output and</w:t>
      </w:r>
      <w:r w:rsidR="003D6343">
        <w:t xml:space="preserve"> were not able to directly test more complex variables, such as MAGE or </w:t>
      </w:r>
      <w:r w:rsidR="00044A2F">
        <w:t xml:space="preserve">CONGA. </w:t>
      </w:r>
    </w:p>
    <w:p w14:paraId="0C4123B5" w14:textId="77777777" w:rsidR="002A6FE6" w:rsidRDefault="002A6FE6" w:rsidP="00160792">
      <w:pPr>
        <w:spacing w:line="480" w:lineRule="auto"/>
      </w:pPr>
    </w:p>
    <w:p w14:paraId="531A7AFD" w14:textId="202DFB14" w:rsidR="00160792" w:rsidRPr="00825E36" w:rsidRDefault="00160792" w:rsidP="00160792">
      <w:pPr>
        <w:spacing w:line="480" w:lineRule="auto"/>
        <w:rPr>
          <w:b/>
        </w:rPr>
      </w:pPr>
      <w:commentRangeStart w:id="77"/>
      <w:r w:rsidRPr="00825E36">
        <w:rPr>
          <w:b/>
          <w:u w:val="single"/>
        </w:rPr>
        <w:t>Results</w:t>
      </w:r>
      <w:commentRangeEnd w:id="77"/>
      <w:r w:rsidR="004260DE">
        <w:rPr>
          <w:rStyle w:val="CommentReference"/>
          <w:rFonts w:eastAsiaTheme="minorHAnsi"/>
        </w:rPr>
        <w:commentReference w:id="77"/>
      </w:r>
    </w:p>
    <w:p w14:paraId="15E97E1D" w14:textId="0BDC7A09" w:rsidR="00372788" w:rsidRDefault="00372788" w:rsidP="00372788">
      <w:pPr>
        <w:spacing w:line="480" w:lineRule="auto"/>
        <w:ind w:firstLine="720"/>
      </w:pPr>
      <w:r w:rsidRPr="00FA4E2B">
        <w:rPr>
          <w:b/>
        </w:rPr>
        <w:t>Figure 1</w:t>
      </w:r>
      <w:r>
        <w:t xml:space="preserve"> is a</w:t>
      </w:r>
      <w:r w:rsidRPr="00694CDB">
        <w:t>n</w:t>
      </w:r>
      <w:r>
        <w:t xml:space="preserve"> example of the ADO plot made using approximately 25,000 simulated CGM values, and </w:t>
      </w:r>
      <w:r>
        <w:rPr>
          <w:b/>
        </w:rPr>
        <w:t>Figure 2</w:t>
      </w:r>
      <w:r>
        <w:t xml:space="preserve"> is the version of the ADO with Loess smoothing, using the same data as in </w:t>
      </w:r>
      <w:r>
        <w:rPr>
          <w:b/>
        </w:rPr>
        <w:t>F</w:t>
      </w:r>
      <w:r w:rsidRPr="00A50FF8">
        <w:rPr>
          <w:b/>
        </w:rPr>
        <w:t>igure 1</w:t>
      </w:r>
      <w:r>
        <w:t xml:space="preserve">.  </w:t>
      </w:r>
      <w:r>
        <w:rPr>
          <w:b/>
        </w:rPr>
        <w:t>Figure 3</w:t>
      </w:r>
      <w:r>
        <w:t xml:space="preserve"> </w:t>
      </w:r>
      <w:r w:rsidR="001A495F">
        <w:t xml:space="preserve">is the patient-specific plot, </w:t>
      </w:r>
      <w:r>
        <w:t>made with a subset of the simulated data.</w:t>
      </w:r>
    </w:p>
    <w:p w14:paraId="71FE3803" w14:textId="45A7CE22" w:rsidR="00562E02" w:rsidRDefault="007638BD" w:rsidP="00825E36">
      <w:pPr>
        <w:spacing w:line="480" w:lineRule="auto"/>
        <w:ind w:firstLine="720"/>
      </w:pPr>
      <w:r>
        <w:rPr>
          <w:b/>
        </w:rPr>
        <w:t>Table 2</w:t>
      </w:r>
      <w:r>
        <w:t xml:space="preserve"> shows the results of </w:t>
      </w:r>
      <w:r w:rsidR="002E57B5">
        <w:t xml:space="preserve">summary variable </w:t>
      </w:r>
      <w:r>
        <w:t xml:space="preserve">comparisons between </w:t>
      </w:r>
      <w:r w:rsidR="00C32191">
        <w:t>four different</w:t>
      </w:r>
      <w:r w:rsidR="00F75A20">
        <w:t xml:space="preserve"> proprietary </w:t>
      </w:r>
      <w:r w:rsidR="002E57B5">
        <w:t xml:space="preserve">CGM devices </w:t>
      </w:r>
      <w:r w:rsidR="00935305">
        <w:t xml:space="preserve">and </w:t>
      </w:r>
      <w:r w:rsidR="0080161C">
        <w:t xml:space="preserve">our </w:t>
      </w:r>
      <w:r w:rsidR="001B2695">
        <w:t>cgmanalysis</w:t>
      </w:r>
      <w:r w:rsidR="0080161C">
        <w:t xml:space="preserve"> package. </w:t>
      </w:r>
      <w:r w:rsidR="003B6592">
        <w:t xml:space="preserve">Most of the differences in these comparisons are small and the result of rounding. Overall the package appears to be capable of reproducing proprietary calculations when run with non-default settings, although in the comparison to the iPro 2, the </w:t>
      </w:r>
      <w:r w:rsidR="00F22567">
        <w:t xml:space="preserve">number of high </w:t>
      </w:r>
      <w:r w:rsidR="003B6592">
        <w:t>excursion</w:t>
      </w:r>
      <w:r w:rsidR="00F22567">
        <w:t>s</w:t>
      </w:r>
      <w:r w:rsidR="003B6592">
        <w:t xml:space="preserve"> differ</w:t>
      </w:r>
      <w:r w:rsidR="00F22567">
        <w:t>s</w:t>
      </w:r>
      <w:r w:rsidR="003B6592">
        <w:t xml:space="preserve"> by </w:t>
      </w:r>
      <w:commentRangeStart w:id="78"/>
      <w:r w:rsidR="003B6592">
        <w:t>1</w:t>
      </w:r>
      <w:commentRangeEnd w:id="78"/>
      <w:r w:rsidR="0091422C">
        <w:rPr>
          <w:rStyle w:val="CommentReference"/>
          <w:rFonts w:eastAsiaTheme="minorHAnsi"/>
        </w:rPr>
        <w:commentReference w:id="78"/>
      </w:r>
      <w:r w:rsidR="003B6592">
        <w:t>.</w:t>
      </w:r>
    </w:p>
    <w:p w14:paraId="149D1817" w14:textId="620E27A8" w:rsidR="00E23F5C" w:rsidRPr="007638BD" w:rsidRDefault="00E23F5C" w:rsidP="00562E02">
      <w:pPr>
        <w:spacing w:line="480" w:lineRule="auto"/>
        <w:ind w:firstLine="720"/>
      </w:pPr>
      <w:r w:rsidRPr="00771A4F">
        <w:rPr>
          <w:b/>
        </w:rPr>
        <w:t>Figure</w:t>
      </w:r>
      <w:r w:rsidR="00EE605D">
        <w:rPr>
          <w:b/>
        </w:rPr>
        <w:t>s</w:t>
      </w:r>
      <w:r w:rsidRPr="00771A4F">
        <w:rPr>
          <w:b/>
        </w:rPr>
        <w:t xml:space="preserve"> 4</w:t>
      </w:r>
      <w:r w:rsidR="00EE605D">
        <w:rPr>
          <w:b/>
        </w:rPr>
        <w:t>a-d</w:t>
      </w:r>
      <w:r>
        <w:t xml:space="preserve"> show </w:t>
      </w:r>
      <w:r w:rsidR="00B3380E">
        <w:t xml:space="preserve">the </w:t>
      </w:r>
      <w:r w:rsidR="00EE605D">
        <w:t xml:space="preserve">comparisons of the </w:t>
      </w:r>
      <w:r w:rsidR="00B3380E">
        <w:t>graphical output</w:t>
      </w:r>
      <w:r w:rsidR="00EE605D">
        <w:t>s</w:t>
      </w:r>
      <w:r w:rsidR="00B3380E">
        <w:t xml:space="preserve"> </w:t>
      </w:r>
      <w:r w:rsidR="00EE605D">
        <w:t>produced by the</w:t>
      </w:r>
      <w:r w:rsidR="00B3380E">
        <w:t xml:space="preserve"> proprietary software and the cgmanalysis package. </w:t>
      </w:r>
      <w:r w:rsidR="00EE605D">
        <w:t>In the graphs produced by the cgmanalysis package, g</w:t>
      </w:r>
      <w:r w:rsidR="003B6592">
        <w:t xml:space="preserve">lycemic patterns at each hour of the day are clearly visible and match the CGM device outputs </w:t>
      </w:r>
      <w:r w:rsidR="003B6592">
        <w:lastRenderedPageBreak/>
        <w:t>well</w:t>
      </w:r>
      <w:r w:rsidR="00EE605D">
        <w:t xml:space="preserve">.  However, </w:t>
      </w:r>
      <w:r w:rsidR="003B6592">
        <w:t>some of the proprietary software appear to apply different smoothing algorithms</w:t>
      </w:r>
      <w:r w:rsidR="00EE605D">
        <w:t xml:space="preserve">, resulting in slightly different patterns </w:t>
      </w:r>
      <w:r w:rsidR="00864B17">
        <w:t>across</w:t>
      </w:r>
      <w:r w:rsidR="00EE605D">
        <w:t xml:space="preserve"> time</w:t>
      </w:r>
      <w:r w:rsidR="003B6592">
        <w:t xml:space="preserve">. </w:t>
      </w:r>
    </w:p>
    <w:p w14:paraId="15F0CEB9" w14:textId="52373BA4" w:rsidR="004D41B6" w:rsidRDefault="004D41B6" w:rsidP="00160792">
      <w:pPr>
        <w:spacing w:line="480" w:lineRule="auto"/>
      </w:pPr>
    </w:p>
    <w:p w14:paraId="2BF7D167" w14:textId="541431DF" w:rsidR="004D41B6" w:rsidRPr="00825E36" w:rsidRDefault="006F15B4" w:rsidP="00160792">
      <w:pPr>
        <w:spacing w:line="480" w:lineRule="auto"/>
        <w:rPr>
          <w:b/>
          <w:u w:val="single"/>
        </w:rPr>
      </w:pPr>
      <w:r w:rsidRPr="00825E36">
        <w:rPr>
          <w:b/>
          <w:u w:val="single"/>
        </w:rPr>
        <w:t>Discussion</w:t>
      </w:r>
    </w:p>
    <w:p w14:paraId="22FC2C16" w14:textId="0793ABB8" w:rsidR="001A495F" w:rsidRDefault="00F22567" w:rsidP="001A495F">
      <w:pPr>
        <w:spacing w:line="480" w:lineRule="auto"/>
        <w:ind w:firstLine="720"/>
      </w:pPr>
      <w:r>
        <w:t>The summary variables produced by the cgmanalysis package match those from the proprietary software</w:t>
      </w:r>
      <w:ins w:id="79" w:author="Chan, Christine L" w:date="2019-01-16T09:40:00Z">
        <w:r w:rsidR="0042648E">
          <w:t xml:space="preserve"> for all platforms assessed (?)</w:t>
        </w:r>
      </w:ins>
      <w:r>
        <w:t xml:space="preserve">, and differences </w:t>
      </w:r>
      <w:del w:id="80" w:author="Petter Bjornstad" w:date="2019-01-14T21:59:00Z">
        <w:r w:rsidDel="0091422C">
          <w:delText xml:space="preserve">can </w:delText>
        </w:r>
      </w:del>
      <w:ins w:id="81" w:author="Petter Bjornstad" w:date="2019-01-14T21:59:00Z">
        <w:r w:rsidR="0091422C">
          <w:t xml:space="preserve">are </w:t>
        </w:r>
      </w:ins>
      <w:r>
        <w:t xml:space="preserve">mainly </w:t>
      </w:r>
      <w:del w:id="82" w:author="Petter Bjornstad" w:date="2019-01-14T21:59:00Z">
        <w:r w:rsidDel="0091422C">
          <w:delText xml:space="preserve">be </w:delText>
        </w:r>
      </w:del>
      <w:r>
        <w:t xml:space="preserve">attributed to rounding </w:t>
      </w:r>
      <w:ins w:id="83" w:author="Petter Bjornstad" w:date="2019-01-14T21:59:00Z">
        <w:r w:rsidR="0091422C">
          <w:t>d</w:t>
        </w:r>
        <w:commentRangeStart w:id="84"/>
        <w:r w:rsidR="0091422C">
          <w:t>iscrepancies</w:t>
        </w:r>
      </w:ins>
      <w:commentRangeEnd w:id="84"/>
      <w:r w:rsidR="00E05CF5">
        <w:rPr>
          <w:rStyle w:val="CommentReference"/>
          <w:rFonts w:eastAsiaTheme="minorHAnsi"/>
        </w:rPr>
        <w:commentReference w:id="84"/>
      </w:r>
      <w:del w:id="85" w:author="Petter Bjornstad" w:date="2019-01-14T21:59:00Z">
        <w:r w:rsidDel="0091422C">
          <w:delText>error</w:delText>
        </w:r>
      </w:del>
      <w:r>
        <w:t xml:space="preserve">.  </w:t>
      </w:r>
      <w:del w:id="86" w:author="Petter Bjornstad" w:date="2019-01-14T21:59:00Z">
        <w:r w:rsidDel="0091422C">
          <w:delText>In the comparison</w:delText>
        </w:r>
      </w:del>
      <w:ins w:id="87" w:author="Petter Bjornstad" w:date="2019-01-14T21:59:00Z">
        <w:r w:rsidR="0091422C">
          <w:t>Compared to</w:t>
        </w:r>
      </w:ins>
      <w:del w:id="88" w:author="Petter Bjornstad" w:date="2019-01-14T21:59:00Z">
        <w:r w:rsidDel="0091422C">
          <w:delText xml:space="preserve"> to </w:delText>
        </w:r>
      </w:del>
      <w:ins w:id="89" w:author="Petter Bjornstad" w:date="2019-01-14T21:59:00Z">
        <w:r w:rsidR="0091422C">
          <w:t xml:space="preserve"> </w:t>
        </w:r>
      </w:ins>
      <w:r>
        <w:t>the iPro 2, the number of high excursions differ</w:t>
      </w:r>
      <w:ins w:id="90" w:author="Petter Bjornstad" w:date="2019-01-14T22:00:00Z">
        <w:r w:rsidR="0091422C">
          <w:t>ed</w:t>
        </w:r>
      </w:ins>
      <w:del w:id="91" w:author="Petter Bjornstad" w:date="2019-01-14T22:00:00Z">
        <w:r w:rsidDel="0091422C">
          <w:delText>s</w:delText>
        </w:r>
      </w:del>
      <w:r>
        <w:t xml:space="preserve"> by 1.  </w:t>
      </w:r>
      <w:r w:rsidR="001A495F">
        <w:t xml:space="preserve">Without access to the iPro algorithms </w:t>
      </w:r>
      <w:ins w:id="92" w:author="Petter Bjornstad" w:date="2019-01-14T22:00:00Z">
        <w:r w:rsidR="0091422C">
          <w:t xml:space="preserve">we are unable </w:t>
        </w:r>
      </w:ins>
      <w:del w:id="93" w:author="Petter Bjornstad" w:date="2019-01-14T22:00:00Z">
        <w:r w:rsidR="001A495F" w:rsidDel="0091422C">
          <w:delText xml:space="preserve">it is impossible </w:delText>
        </w:r>
      </w:del>
      <w:r w:rsidR="001A495F">
        <w:t>to determine why these counts d</w:t>
      </w:r>
      <w:del w:id="94" w:author="Petter Bjornstad" w:date="2019-01-14T22:00:00Z">
        <w:r w:rsidR="001A495F" w:rsidDel="0091422C">
          <w:delText>o not agree</w:delText>
        </w:r>
      </w:del>
      <w:ins w:id="95" w:author="Petter Bjornstad" w:date="2019-01-14T22:00:00Z">
        <w:r w:rsidR="0091422C">
          <w:t>isagree</w:t>
        </w:r>
      </w:ins>
      <w:r w:rsidR="001A495F">
        <w:t xml:space="preserve">, but the difference is unlikely to </w:t>
      </w:r>
      <w:del w:id="96" w:author="Petter Bjornstad" w:date="2019-01-14T22:00:00Z">
        <w:r w:rsidR="001A495F" w:rsidDel="0091422C">
          <w:delText xml:space="preserve">be </w:delText>
        </w:r>
      </w:del>
      <w:ins w:id="97" w:author="Petter Bjornstad" w:date="2019-01-14T22:00:00Z">
        <w:r w:rsidR="0091422C">
          <w:t xml:space="preserve">of </w:t>
        </w:r>
      </w:ins>
      <w:r w:rsidR="001A495F">
        <w:t>clinical</w:t>
      </w:r>
      <w:del w:id="98" w:author="Petter Bjornstad" w:date="2019-01-14T22:00:00Z">
        <w:r w:rsidR="001A495F" w:rsidDel="0091422C">
          <w:delText>ly</w:delText>
        </w:r>
      </w:del>
      <w:r w:rsidR="001A495F">
        <w:t xml:space="preserve"> significan</w:t>
      </w:r>
      <w:ins w:id="99" w:author="Petter Bjornstad" w:date="2019-01-14T22:00:00Z">
        <w:r w:rsidR="0091422C">
          <w:t>ce</w:t>
        </w:r>
      </w:ins>
      <w:del w:id="100" w:author="Petter Bjornstad" w:date="2019-01-14T22:00:00Z">
        <w:r w:rsidR="001A495F" w:rsidDel="0091422C">
          <w:delText>t</w:delText>
        </w:r>
      </w:del>
      <w:r w:rsidR="001A495F">
        <w:t xml:space="preserve">. </w:t>
      </w:r>
      <w:r w:rsidR="00864B17">
        <w:t>T</w:t>
      </w:r>
      <w:r>
        <w:t>he graphical outputs from the cgmanalysis package are</w:t>
      </w:r>
      <w:r w:rsidR="00864B17">
        <w:t xml:space="preserve"> similar</w:t>
      </w:r>
      <w:r>
        <w:t xml:space="preserve"> to the CGM device output in terms of the glycemic patterns by hour of day, although there are small differences, likely due </w:t>
      </w:r>
      <w:del w:id="101" w:author="Petter Bjornstad" w:date="2019-01-14T22:01:00Z">
        <w:r w:rsidDel="001E21A5">
          <w:delText xml:space="preserve">to use of </w:delText>
        </w:r>
      </w:del>
      <w:r>
        <w:t xml:space="preserve">different smoothing algorithms.  </w:t>
      </w:r>
      <w:commentRangeStart w:id="102"/>
      <w:r>
        <w:t xml:space="preserve">The cgmanalysis plots are </w:t>
      </w:r>
      <w:r w:rsidR="00E0660F">
        <w:t>easier to interpret</w:t>
      </w:r>
      <w:r w:rsidR="001A495F">
        <w:t xml:space="preserve"> than the Diasend daily overlay.</w:t>
      </w:r>
      <w:commentRangeEnd w:id="102"/>
      <w:r w:rsidR="001E21A5">
        <w:rPr>
          <w:rStyle w:val="CommentReference"/>
          <w:rFonts w:eastAsiaTheme="minorHAnsi"/>
        </w:rPr>
        <w:commentReference w:id="102"/>
      </w:r>
    </w:p>
    <w:p w14:paraId="4562BD2B" w14:textId="3C260D97" w:rsidR="00F1172C" w:rsidDel="001E21A5" w:rsidRDefault="000F5DBB" w:rsidP="003B6592">
      <w:pPr>
        <w:spacing w:line="480" w:lineRule="auto"/>
        <w:rPr>
          <w:del w:id="103" w:author="Petter Bjornstad" w:date="2019-01-14T22:02:00Z"/>
        </w:rPr>
      </w:pPr>
      <w:r>
        <w:tab/>
      </w:r>
      <w:r w:rsidR="00E0660F">
        <w:t xml:space="preserve">There are several limitations to our comparison of the cgmanalysis package to the proprietary software output.  </w:t>
      </w:r>
      <w:r w:rsidR="00982742">
        <w:t xml:space="preserve">CGM devices only calculate a few summary variables, and </w:t>
      </w:r>
      <w:ins w:id="104" w:author="Petter Bjornstad" w:date="2019-01-14T22:01:00Z">
        <w:r w:rsidR="001E21A5">
          <w:t xml:space="preserve">accordingly </w:t>
        </w:r>
      </w:ins>
      <w:del w:id="105" w:author="Petter Bjornstad" w:date="2019-01-14T22:01:00Z">
        <w:r w:rsidR="00982742" w:rsidDel="001E21A5">
          <w:delText xml:space="preserve">as a result </w:delText>
        </w:r>
      </w:del>
      <w:r w:rsidR="00982742">
        <w:t>it is difficult to test this package</w:t>
      </w:r>
      <w:r w:rsidR="00940DC7">
        <w:t xml:space="preserve"> </w:t>
      </w:r>
      <w:r w:rsidR="00A05F29">
        <w:t>cohesively</w:t>
      </w:r>
      <w:r w:rsidR="00940DC7">
        <w:t xml:space="preserve">. Also, gold standard </w:t>
      </w:r>
      <w:del w:id="106" w:author="Chan, Christine L" w:date="2019-01-16T09:46:00Z">
        <w:r w:rsidR="00940DC7" w:rsidDel="0042648E">
          <w:delText xml:space="preserve">calculators </w:delText>
        </w:r>
      </w:del>
      <w:ins w:id="107" w:author="Chan, Christine L" w:date="2019-01-16T09:46:00Z">
        <w:r w:rsidR="0042648E">
          <w:t xml:space="preserve">calculations </w:t>
        </w:r>
      </w:ins>
      <w:r w:rsidR="00940DC7">
        <w:t xml:space="preserve">do not exist for many of these </w:t>
      </w:r>
      <w:r w:rsidR="00A05F29">
        <w:t xml:space="preserve">variables, which makes verifying our </w:t>
      </w:r>
      <w:r w:rsidR="00E0660F">
        <w:t xml:space="preserve">results </w:t>
      </w:r>
      <w:r w:rsidR="00A05F29">
        <w:t xml:space="preserve">difficult. </w:t>
      </w:r>
      <w:r w:rsidR="0024641A">
        <w:t xml:space="preserve">We hope that by making this package freely available and open source, these limitations will be minimized </w:t>
      </w:r>
      <w:r w:rsidR="001371F0">
        <w:t>through widespread</w:t>
      </w:r>
      <w:r w:rsidR="00032E38">
        <w:t xml:space="preserve"> testing</w:t>
      </w:r>
      <w:r w:rsidR="001371F0">
        <w:t>.</w:t>
      </w:r>
      <w:r w:rsidR="00032E38">
        <w:t xml:space="preserve"> </w:t>
      </w:r>
    </w:p>
    <w:p w14:paraId="7D665024" w14:textId="5EA1989D" w:rsidR="00E0660F" w:rsidRDefault="007B5E28" w:rsidP="00E05CF5">
      <w:pPr>
        <w:spacing w:line="480" w:lineRule="auto"/>
        <w:ind w:firstLine="720"/>
      </w:pPr>
      <w:r>
        <w:t xml:space="preserve">Perhaps the greatest </w:t>
      </w:r>
      <w:r w:rsidR="00E0660F">
        <w:t xml:space="preserve">limitation to the software itself </w:t>
      </w:r>
      <w:r>
        <w:t xml:space="preserve">is the </w:t>
      </w:r>
      <w:r w:rsidR="00E773A1">
        <w:t>lack of a</w:t>
      </w:r>
      <w:r w:rsidR="00BA2B08">
        <w:t>n easy to use</w:t>
      </w:r>
      <w:r w:rsidR="00E773A1">
        <w:t xml:space="preserve"> graphical user interface (GUI), which may </w:t>
      </w:r>
      <w:r w:rsidR="00BA2B08">
        <w:t xml:space="preserve">prevent </w:t>
      </w:r>
      <w:r w:rsidR="00517C35">
        <w:t xml:space="preserve">its use by </w:t>
      </w:r>
      <w:r w:rsidR="0061676B">
        <w:t xml:space="preserve">clinicians with limited programming experience. </w:t>
      </w:r>
      <w:r w:rsidR="001F16FE">
        <w:t xml:space="preserve">We have </w:t>
      </w:r>
      <w:r w:rsidR="00B31FCF">
        <w:t>include</w:t>
      </w:r>
      <w:r w:rsidR="005752FB">
        <w:t>d</w:t>
      </w:r>
      <w:r w:rsidR="00B31FCF">
        <w:t xml:space="preserve"> detailed documentation</w:t>
      </w:r>
      <w:r w:rsidR="005752FB">
        <w:t xml:space="preserve"> in the CRAN package,</w:t>
      </w:r>
      <w:r w:rsidR="00B31FCF">
        <w:t xml:space="preserve"> as well as a new-user guide on GitHub, but </w:t>
      </w:r>
      <w:r w:rsidR="009C2542">
        <w:t xml:space="preserve">using the package still requires enough technical knowledge that it may be inaccessible to </w:t>
      </w:r>
      <w:r w:rsidR="00E0660F">
        <w:t>some</w:t>
      </w:r>
      <w:r w:rsidR="00004FAC">
        <w:t xml:space="preserve"> users</w:t>
      </w:r>
      <w:r w:rsidR="009C2542">
        <w:t>.</w:t>
      </w:r>
      <w:r w:rsidR="00AC5CD9">
        <w:t xml:space="preserve"> </w:t>
      </w:r>
      <w:commentRangeStart w:id="108"/>
      <w:r w:rsidR="00040057">
        <w:t xml:space="preserve">We hope that the usefulness of this program will </w:t>
      </w:r>
      <w:r w:rsidR="00405DFC">
        <w:t xml:space="preserve">make </w:t>
      </w:r>
      <w:r w:rsidR="00BA7D33">
        <w:t xml:space="preserve">it worth the initial effort, and </w:t>
      </w:r>
      <w:r w:rsidR="00285A2D">
        <w:t xml:space="preserve">that this problem will diminish as R </w:t>
      </w:r>
      <w:r w:rsidR="004C53BF">
        <w:t>increases in popularity</w:t>
      </w:r>
      <w:r w:rsidR="006619EE">
        <w:t xml:space="preserve">. </w:t>
      </w:r>
      <w:r w:rsidR="00BA7D33">
        <w:t xml:space="preserve"> </w:t>
      </w:r>
      <w:r w:rsidR="007F4A52">
        <w:t xml:space="preserve"> </w:t>
      </w:r>
      <w:commentRangeEnd w:id="108"/>
      <w:r w:rsidR="001E21A5">
        <w:rPr>
          <w:rStyle w:val="CommentReference"/>
          <w:rFonts w:eastAsiaTheme="minorHAnsi"/>
        </w:rPr>
        <w:commentReference w:id="108"/>
      </w:r>
      <w:r w:rsidR="00E0660F">
        <w:t xml:space="preserve">None of the authors are software engineers, and the package is undoubtedly less </w:t>
      </w:r>
      <w:r w:rsidR="00E0660F">
        <w:lastRenderedPageBreak/>
        <w:t>efficient than it could be. Again, we hope that the free and open source nature will contribute significantly to improving the code over time, both as a result of outside contributions and our own planned updates.</w:t>
      </w:r>
    </w:p>
    <w:p w14:paraId="730072B7" w14:textId="77F6B543" w:rsidR="00462612" w:rsidRPr="00516C80" w:rsidRDefault="00E0660F" w:rsidP="00577DEF">
      <w:pPr>
        <w:spacing w:line="480" w:lineRule="auto"/>
        <w:ind w:firstLine="720"/>
      </w:pPr>
      <w:r>
        <w:t>In conclusion, o</w:t>
      </w:r>
      <w:r w:rsidR="001C1C37">
        <w:t xml:space="preserve">ur </w:t>
      </w:r>
      <w:r w:rsidR="004564CA">
        <w:t xml:space="preserve">software </w:t>
      </w:r>
      <w:r w:rsidR="001C1C37">
        <w:t>provide</w:t>
      </w:r>
      <w:r w:rsidR="004564CA">
        <w:t>s</w:t>
      </w:r>
      <w:r w:rsidR="001C1C37">
        <w:t xml:space="preserve"> a standardized</w:t>
      </w:r>
      <w:r w:rsidR="004564CA">
        <w:t>, free, open-source</w:t>
      </w:r>
      <w:r w:rsidR="001C1C37">
        <w:t xml:space="preserve"> approach to </w:t>
      </w:r>
      <w:r w:rsidR="004564CA">
        <w:t xml:space="preserve">manage and </w:t>
      </w:r>
      <w:r w:rsidR="001C1C37">
        <w:t xml:space="preserve">analyze CGM data, </w:t>
      </w:r>
      <w:r w:rsidR="00326F1D">
        <w:t>enabling sharing of data across technology platforms</w:t>
      </w:r>
      <w:r w:rsidR="001C1C37">
        <w:t>, collaboration between research groups, and more effective use of the growing pool of CGM data. The advantage of using R functions rather than licensed statistical software, or a web-based or desktop application, is that R is freely available and open source. Clinicians or investigators can alter the code according to their needs and anyone can contribute to the development of the program, as CGM research and technology advance</w:t>
      </w:r>
      <w:r>
        <w:t>.</w:t>
      </w:r>
      <w:r w:rsidR="001C1C37">
        <w:t xml:space="preserve"> </w:t>
      </w:r>
      <w:r w:rsidR="0075189B">
        <w:t xml:space="preserve"> </w:t>
      </w:r>
      <w:r w:rsidR="00516C80">
        <w:t xml:space="preserve"> </w:t>
      </w:r>
    </w:p>
    <w:p w14:paraId="7A273151" w14:textId="4C9BF02E" w:rsidR="00577DEF" w:rsidRDefault="00577DEF" w:rsidP="00313C6E">
      <w:pPr>
        <w:spacing w:after="160" w:line="259" w:lineRule="auto"/>
      </w:pPr>
    </w:p>
    <w:p w14:paraId="3466BCD0" w14:textId="77777777" w:rsidR="00577DEF" w:rsidRDefault="00577DEF">
      <w:pPr>
        <w:spacing w:after="160" w:line="259" w:lineRule="auto"/>
        <w:rPr>
          <w:b/>
        </w:rPr>
      </w:pPr>
      <w:r>
        <w:rPr>
          <w:b/>
        </w:rPr>
        <w:br w:type="page"/>
      </w:r>
    </w:p>
    <w:p w14:paraId="1A475323" w14:textId="1559E304" w:rsidR="007F1D3F" w:rsidRPr="008A2C84" w:rsidRDefault="007F1D3F" w:rsidP="00313C6E">
      <w:pPr>
        <w:spacing w:after="160" w:line="259" w:lineRule="auto"/>
      </w:pPr>
      <w:r w:rsidRPr="004E4F6B">
        <w:rPr>
          <w:b/>
        </w:rPr>
        <w:lastRenderedPageBreak/>
        <w:t>Table 1</w:t>
      </w:r>
      <w:r>
        <w:rPr>
          <w:b/>
        </w:rPr>
        <w:t>: Summary Measures of Glycemia</w:t>
      </w:r>
    </w:p>
    <w:tbl>
      <w:tblPr>
        <w:tblStyle w:val="TableGrid"/>
        <w:tblW w:w="0" w:type="auto"/>
        <w:tblLook w:val="04A0" w:firstRow="1" w:lastRow="0" w:firstColumn="1" w:lastColumn="0" w:noHBand="0" w:noVBand="1"/>
      </w:tblPr>
      <w:tblGrid>
        <w:gridCol w:w="4675"/>
        <w:gridCol w:w="4675"/>
      </w:tblGrid>
      <w:tr w:rsidR="007F1D3F" w14:paraId="1599B35E" w14:textId="77777777" w:rsidTr="00EE605D">
        <w:tc>
          <w:tcPr>
            <w:tcW w:w="4675" w:type="dxa"/>
          </w:tcPr>
          <w:p w14:paraId="3D4D1EA9" w14:textId="77777777" w:rsidR="007F1D3F" w:rsidRPr="003F0001" w:rsidRDefault="007F1D3F" w:rsidP="00EE605D">
            <w:pPr>
              <w:widowControl w:val="0"/>
              <w:autoSpaceDE w:val="0"/>
              <w:autoSpaceDN w:val="0"/>
              <w:adjustRightInd w:val="0"/>
              <w:rPr>
                <w:b/>
              </w:rPr>
            </w:pPr>
            <w:r w:rsidRPr="003F0001">
              <w:rPr>
                <w:b/>
              </w:rPr>
              <w:t>CGM Variable</w:t>
            </w:r>
          </w:p>
        </w:tc>
        <w:tc>
          <w:tcPr>
            <w:tcW w:w="4675" w:type="dxa"/>
          </w:tcPr>
          <w:p w14:paraId="529E1508" w14:textId="77777777" w:rsidR="007F1D3F" w:rsidRPr="003F0001" w:rsidRDefault="007F1D3F" w:rsidP="00EE605D">
            <w:pPr>
              <w:widowControl w:val="0"/>
              <w:autoSpaceDE w:val="0"/>
              <w:autoSpaceDN w:val="0"/>
              <w:adjustRightInd w:val="0"/>
              <w:rPr>
                <w:b/>
              </w:rPr>
            </w:pPr>
            <w:r w:rsidRPr="003F0001">
              <w:rPr>
                <w:b/>
              </w:rPr>
              <w:t>Definition</w:t>
            </w:r>
          </w:p>
        </w:tc>
      </w:tr>
      <w:tr w:rsidR="00633378" w14:paraId="0060F79F" w14:textId="77777777" w:rsidTr="00EE605D">
        <w:tc>
          <w:tcPr>
            <w:tcW w:w="4675" w:type="dxa"/>
          </w:tcPr>
          <w:p w14:paraId="5B58A232" w14:textId="0D7D7FE0" w:rsidR="00633378" w:rsidRPr="00633378" w:rsidRDefault="00633378" w:rsidP="00EE605D">
            <w:pPr>
              <w:widowControl w:val="0"/>
              <w:autoSpaceDE w:val="0"/>
              <w:autoSpaceDN w:val="0"/>
              <w:adjustRightInd w:val="0"/>
            </w:pPr>
            <w:r w:rsidRPr="00633378">
              <w:t>percent_cgm_wear</w:t>
            </w:r>
          </w:p>
        </w:tc>
        <w:tc>
          <w:tcPr>
            <w:tcW w:w="4675" w:type="dxa"/>
          </w:tcPr>
          <w:p w14:paraId="72534A94" w14:textId="05F2C03C" w:rsidR="00633378" w:rsidRPr="00BF46CF" w:rsidRDefault="00BF46CF" w:rsidP="00EE605D">
            <w:pPr>
              <w:widowControl w:val="0"/>
              <w:autoSpaceDE w:val="0"/>
              <w:autoSpaceDN w:val="0"/>
              <w:adjustRightInd w:val="0"/>
            </w:pPr>
            <w:r>
              <w:t>The number of sensor readings as a percentage of the number of potential readings (given time worn).</w:t>
            </w:r>
          </w:p>
        </w:tc>
      </w:tr>
      <w:tr w:rsidR="00CC3CA4" w14:paraId="1F07F0E7" w14:textId="77777777" w:rsidTr="00EE605D">
        <w:tc>
          <w:tcPr>
            <w:tcW w:w="4675" w:type="dxa"/>
          </w:tcPr>
          <w:p w14:paraId="731AE629" w14:textId="46C159C3" w:rsidR="00CC3CA4" w:rsidRPr="00633378" w:rsidRDefault="00CC3CA4" w:rsidP="00CC3CA4">
            <w:pPr>
              <w:widowControl w:val="0"/>
              <w:autoSpaceDE w:val="0"/>
              <w:autoSpaceDN w:val="0"/>
              <w:adjustRightInd w:val="0"/>
            </w:pPr>
            <w:r>
              <w:t>average_sensor</w:t>
            </w:r>
          </w:p>
        </w:tc>
        <w:tc>
          <w:tcPr>
            <w:tcW w:w="4675" w:type="dxa"/>
          </w:tcPr>
          <w:p w14:paraId="69FCB711" w14:textId="029D5C38" w:rsidR="00CC3CA4" w:rsidRDefault="00CC3CA4" w:rsidP="00CC3CA4">
            <w:pPr>
              <w:widowControl w:val="0"/>
              <w:autoSpaceDE w:val="0"/>
              <w:autoSpaceDN w:val="0"/>
              <w:adjustRightInd w:val="0"/>
            </w:pPr>
            <w:r>
              <w:t>Mean of all sensor glucose values</w:t>
            </w:r>
          </w:p>
        </w:tc>
      </w:tr>
      <w:tr w:rsidR="002A723F" w14:paraId="18289441" w14:textId="77777777" w:rsidTr="00EE605D">
        <w:tc>
          <w:tcPr>
            <w:tcW w:w="4675" w:type="dxa"/>
          </w:tcPr>
          <w:p w14:paraId="32C30CDD" w14:textId="75FBBDAA" w:rsidR="002A723F" w:rsidRPr="00CC3CA4" w:rsidRDefault="002A723F" w:rsidP="002A723F">
            <w:pPr>
              <w:widowControl w:val="0"/>
              <w:autoSpaceDE w:val="0"/>
              <w:autoSpaceDN w:val="0"/>
              <w:adjustRightInd w:val="0"/>
            </w:pPr>
            <w:r w:rsidRPr="00CC3CA4">
              <w:t>estimated_a1c</w:t>
            </w:r>
          </w:p>
        </w:tc>
        <w:tc>
          <w:tcPr>
            <w:tcW w:w="4675" w:type="dxa"/>
          </w:tcPr>
          <w:p w14:paraId="7FD13699" w14:textId="4A50797D" w:rsidR="002A723F" w:rsidRDefault="002A723F" w:rsidP="002A723F">
            <w:pPr>
              <w:widowControl w:val="0"/>
              <w:autoSpaceDE w:val="0"/>
              <w:autoSpaceDN w:val="0"/>
              <w:adjustRightInd w:val="0"/>
            </w:pPr>
            <w:r>
              <w:t>Estimated HbA1c based on the equation: (46.7 + average glucose</w:t>
            </w:r>
            <w:r w:rsidR="00EB37DB">
              <w:t xml:space="preserve"> in mg/dL</w:t>
            </w:r>
            <w:r>
              <w:t>) / 28.7</w:t>
            </w:r>
            <w:r w:rsidR="00C31EA0">
              <w:fldChar w:fldCharType="begin"/>
            </w:r>
            <w:r w:rsidR="00C31EA0">
              <w:instrText xml:space="preserve"> ADDIN EN.CITE &lt;EndNote&gt;&lt;Cite&gt;&lt;Author&gt;Nathan&lt;/Author&gt;&lt;Year&gt;2008&lt;/Year&gt;&lt;IDText&gt;Translating the A1C assay into estimated average glucose values&lt;/IDText&gt;&lt;DisplayText&gt;[11]&lt;/DisplayText&gt;&lt;record&gt;&lt;dates&gt;&lt;pub-dates&gt;&lt;date&gt;Aug&lt;/date&gt;&lt;/pub-dates&gt;&lt;year&gt;2008&lt;/year&gt;&lt;/dates&gt;&lt;keywords&gt;&lt;keyword&gt;Adult&lt;/keyword&gt;&lt;keyword&gt;Aged&lt;/keyword&gt;&lt;keyword&gt;Blood Glucose/*metabolism&lt;/keyword&gt;&lt;keyword&gt;Diabetes Mellitus, Type 1/*blood&lt;/keyword&gt;&lt;keyword&gt;Diabetes Mellitus, Type 2/*blood&lt;/keyword&gt;&lt;keyword&gt;Female&lt;/keyword&gt;&lt;keyword&gt;Glycated Hemoglobin A/*metabolism&lt;/keyword&gt;&lt;keyword&gt;Humans&lt;/keyword&gt;&lt;keyword&gt;Male&lt;/keyword&gt;&lt;keyword&gt;Middle Aged&lt;/keyword&gt;&lt;keyword&gt;Models, Theoretical&lt;/keyword&gt;&lt;keyword&gt;Monitoring, Ambulatory&lt;/keyword&gt;&lt;keyword&gt;Reference Values&lt;/keyword&gt;&lt;keyword&gt;Regression Analysis&lt;/keyword&gt;&lt;/keywords&gt;&lt;urls&gt;&lt;related-urls&gt;&lt;url&gt;https://www.ncbi.nlm.nih.gov/pubmed/18540046&lt;/url&gt;&lt;url&gt;https://www.ncbi.nlm.nih.gov/pmc/articles/PMC2742903/pdf/zdc1473.pdf&lt;/url&gt;&lt;/related-urls&gt;&lt;/urls&gt;&lt;isbn&gt;1935-5548 (Electronic)&amp;#xD;0149-5992 (Linking)&lt;/isbn&gt;&lt;custom2&gt;PMC2742903&lt;/custom2&gt;&lt;titles&gt;&lt;title&gt;Translating the A1C assay into estimated average glucose values&lt;/title&gt;&lt;secondary-title&gt;Diabetes Care&lt;/secondary-title&gt;&lt;/titles&gt;&lt;pages&gt;1473-8&lt;/pages&gt;&lt;number&gt;8&lt;/number&gt;&lt;contributors&gt;&lt;authors&gt;&lt;author&gt;Nathan, D. M.&lt;/author&gt;&lt;author&gt;Kuenen, J.&lt;/author&gt;&lt;author&gt;Borg, R.&lt;/author&gt;&lt;author&gt;Zheng, H.&lt;/author&gt;&lt;author&gt;Schoenfeld, D.&lt;/author&gt;&lt;author&gt;Heine, R. J.&lt;/author&gt;&lt;author&gt;A1c-Derived Average Glucose Study Group&lt;/author&gt;&lt;/authors&gt;&lt;/contributors&gt;&lt;edition&gt;2008/06/10&lt;/edition&gt;&lt;added-date format="utc"&gt;1546622789&lt;/added-date&gt;&lt;ref-type name="Journal Article"&gt;17&lt;/ref-type&gt;&lt;auth-address&gt;Diabetes Center, Massachusetts General Hospital and Harvard Medical School, Boston, MA, USA. dnathan@partners.org&lt;/auth-address&gt;&lt;rec-number&gt;65&lt;/rec-number&gt;&lt;last-updated-date format="utc"&gt;1546622806&lt;/last-updated-date&gt;&lt;accession-num&gt;18540046&lt;/accession-num&gt;&lt;electronic-resource-num&gt;10.2337/dc08-0545&lt;/electronic-resource-num&gt;&lt;volume&gt;31&lt;/volume&gt;&lt;/record&gt;&lt;/Cite&gt;&lt;/EndNote&gt;</w:instrText>
            </w:r>
            <w:r w:rsidR="00C31EA0">
              <w:fldChar w:fldCharType="separate"/>
            </w:r>
            <w:r w:rsidR="00C31EA0">
              <w:rPr>
                <w:noProof/>
              </w:rPr>
              <w:t>[11]</w:t>
            </w:r>
            <w:r w:rsidR="00C31EA0">
              <w:fldChar w:fldCharType="end"/>
            </w:r>
          </w:p>
        </w:tc>
      </w:tr>
      <w:tr w:rsidR="00A53DBF" w14:paraId="375C1004" w14:textId="77777777" w:rsidTr="00EE605D">
        <w:tc>
          <w:tcPr>
            <w:tcW w:w="4675" w:type="dxa"/>
          </w:tcPr>
          <w:p w14:paraId="280C484A" w14:textId="1999BAD9" w:rsidR="00A53DBF" w:rsidRPr="009D6832" w:rsidRDefault="00A53DBF" w:rsidP="00BD68CD">
            <w:pPr>
              <w:widowControl w:val="0"/>
              <w:autoSpaceDE w:val="0"/>
              <w:autoSpaceDN w:val="0"/>
              <w:adjustRightInd w:val="0"/>
            </w:pPr>
            <w:r>
              <w:t>gmi</w:t>
            </w:r>
          </w:p>
        </w:tc>
        <w:tc>
          <w:tcPr>
            <w:tcW w:w="4675" w:type="dxa"/>
          </w:tcPr>
          <w:p w14:paraId="7A3DFE92" w14:textId="5CEB9357" w:rsidR="00A53DBF" w:rsidRDefault="00C308F1" w:rsidP="00BD68CD">
            <w:pPr>
              <w:widowControl w:val="0"/>
              <w:autoSpaceDE w:val="0"/>
              <w:autoSpaceDN w:val="0"/>
              <w:adjustRightInd w:val="0"/>
            </w:pPr>
            <w:r>
              <w:t xml:space="preserve">Glucose management indicator </w:t>
            </w:r>
            <w:r w:rsidR="008F042B">
              <w:t xml:space="preserve">based on the equation: 3.31 + (0.02392 </w:t>
            </w:r>
            <w:r w:rsidR="00EB37DB">
              <w:sym w:font="Symbol" w:char="F0B4"/>
            </w:r>
            <w:r w:rsidR="00EB37DB">
              <w:t xml:space="preserve"> average glucose in mg/dL)</w:t>
            </w:r>
            <w:r w:rsidR="004C536E">
              <w:fldChar w:fldCharType="begin" w:fldLock="1"/>
            </w:r>
            <w:r w:rsidR="00F64834">
              <w:instrText>ADDIN CSL_CITATION {"citationItems":[{"id":"ITEM-1","itemData":{"DOI":"10.2337/dc18-1581","ISSN":"0149-5992","PMID":"30224348","abstract":"While A1C is well established as an important risk marker for diabetes complications, with the increasing use of continuous glucose monitoring (CGM) to help facilitate safe and effective diabetes management, it is important to understand how CGM metrics, such as mean glucose, and A1C correlate. Estimated A1C (eA1C) is a measure converting the mean glucose from CGM or self-monitored blood glucose readings, using a formula derived from glucose readings from a population of individuals, into an estimate of a simultaneously measured laboratory A1C. Many patients and clinicians find the eA1C to be a helpful educational tool, but others are often confused or even frustrated if the eA1C and laboratory-measured A1C do not agree. In the U.S., the Food and Drug Administration determined the nomenclature of eA1C needed to change. This led the authors to work toward a multipart solution to facilitate the retention of such a metric, which includes renaming the eA1C the glucose management indicator (GMI) and generating a new formula for converting CGM-derived mean glucose to GMI based on recent clinical trials using the most accurate CGM systems available. The final aspect of ensuring a smooth transition from the old eA1C to the new GMI is providing new CGM analyses and explanations to further understand how to interpret GMI and use it most effectively in clinical practice. This Perspective will address why a new name for eA1C was needed, why GMI was selected as the new name, how GMI is calculated, and how to understand and explain GMI if one chooses to use GMI as a tool in diabetes education or management.","author":[{"dropping-particle":"","family":"Bergenstal","given":"Richard M.","non-dropping-particle":"","parse-names":false,"suffix":""},{"dropping-particle":"","family":"Beck","given":"Roy W.","non-dropping-particle":"","parse-names":false,"suffix":""},{"dropping-particle":"","family":"Close","given":"Kelly L.","non-dropping-particle":"","parse-names":false,"suffix":""},{"dropping-particle":"","family":"Grunberger","given":"George","non-dropping-particle":"","parse-names":false,"suffix":""},{"dropping-particle":"","family":"Sacks","given":"David B.","non-dropping-particle":"","parse-names":false,"suffix":""},{"dropping-particle":"","family":"Kowalski","given":"Aaron","non-dropping-particle":"","parse-names":false,"suffix":""},{"dropping-particle":"","family":"Brown","given":"Adam S.","non-dropping-particle":"","parse-names":false,"suffix":""},{"dropping-particle":"","family":"Heinemann","given":"Lutz","non-dropping-particle":"","parse-names":false,"suffix":""},{"dropping-particle":"","family":"Aleppo","given":"Grazia","non-dropping-particle":"","parse-names":false,"suffix":""},{"dropping-particle":"","family":"Ryan","given":"Donna B.","non-dropping-particle":"","parse-names":false,"suffix":""},{"dropping-particle":"","family":"Riddlesworth","given":"Tonya D.","non-dropping-particle":"","parse-names":false,"suffix":""},{"dropping-particle":"","family":"Cefalu","given":"William T.","non-dropping-particle":"","parse-names":false,"suffix":""}],"container-title":"Diabetes Care","id":"ITEM-1","issue":"November","issued":{"date-parts":[["2018"]]},"page":"dc181581","title":"Glucose Management Indicator (GMI): A New Term for Estimating A1C From Continuous Glucose Monitoring","type":"article-journal","volume":"41"},"uris":["http://www.mendeley.com/documents/?uuid=2116b07f-e526-4fe4-a74c-5571eaa694e4"]}],"mendeley":{"formattedCitation":"&lt;sup&gt;7&lt;/sup&gt;","plainTextFormattedCitation":"7","previouslyFormattedCitation":"&lt;sup&gt;7&lt;/sup&gt;"},"properties":{"noteIndex":0},"schema":"https://github.com/citation-style-language/schema/raw/master/csl-citation.json"}</w:instrText>
            </w:r>
            <w:r w:rsidR="004C536E">
              <w:fldChar w:fldCharType="separate"/>
            </w:r>
            <w:r w:rsidR="00F64834" w:rsidRPr="00F64834">
              <w:rPr>
                <w:noProof/>
                <w:vertAlign w:val="superscript"/>
              </w:rPr>
              <w:t>7</w:t>
            </w:r>
            <w:r w:rsidR="004C536E">
              <w:fldChar w:fldCharType="end"/>
            </w:r>
          </w:p>
        </w:tc>
      </w:tr>
      <w:tr w:rsidR="00BD68CD" w14:paraId="00D57896" w14:textId="77777777" w:rsidTr="00EE605D">
        <w:tc>
          <w:tcPr>
            <w:tcW w:w="4675" w:type="dxa"/>
          </w:tcPr>
          <w:p w14:paraId="000E59FC" w14:textId="084028DD" w:rsidR="00BD68CD" w:rsidRDefault="00BD68CD" w:rsidP="00BD68CD">
            <w:pPr>
              <w:widowControl w:val="0"/>
              <w:autoSpaceDE w:val="0"/>
              <w:autoSpaceDN w:val="0"/>
              <w:adjustRightInd w:val="0"/>
            </w:pPr>
            <w:r w:rsidRPr="009D6832">
              <w:t>q1_sensor</w:t>
            </w:r>
          </w:p>
        </w:tc>
        <w:tc>
          <w:tcPr>
            <w:tcW w:w="4675" w:type="dxa"/>
          </w:tcPr>
          <w:p w14:paraId="419EB6BE" w14:textId="206C6215" w:rsidR="00BD68CD" w:rsidRDefault="00BD68CD" w:rsidP="00BD68CD">
            <w:pPr>
              <w:widowControl w:val="0"/>
              <w:autoSpaceDE w:val="0"/>
              <w:autoSpaceDN w:val="0"/>
              <w:adjustRightInd w:val="0"/>
            </w:pPr>
            <w:r>
              <w:t>First quartile sensor glucose value</w:t>
            </w:r>
          </w:p>
        </w:tc>
      </w:tr>
      <w:tr w:rsidR="00BD68CD" w14:paraId="5D774525" w14:textId="77777777" w:rsidTr="00EE605D">
        <w:tc>
          <w:tcPr>
            <w:tcW w:w="4675" w:type="dxa"/>
          </w:tcPr>
          <w:p w14:paraId="2C3B1AEB" w14:textId="43A48D82" w:rsidR="00BD68CD" w:rsidRPr="009D6832" w:rsidRDefault="00BD68CD" w:rsidP="00BD68CD">
            <w:pPr>
              <w:widowControl w:val="0"/>
              <w:autoSpaceDE w:val="0"/>
              <w:autoSpaceDN w:val="0"/>
              <w:adjustRightInd w:val="0"/>
            </w:pPr>
            <w:r>
              <w:t>median_sensor</w:t>
            </w:r>
          </w:p>
        </w:tc>
        <w:tc>
          <w:tcPr>
            <w:tcW w:w="4675" w:type="dxa"/>
          </w:tcPr>
          <w:p w14:paraId="72846DDA" w14:textId="1AD591BD" w:rsidR="00BD68CD" w:rsidRDefault="00BD68CD" w:rsidP="00BD68CD">
            <w:pPr>
              <w:widowControl w:val="0"/>
              <w:autoSpaceDE w:val="0"/>
              <w:autoSpaceDN w:val="0"/>
              <w:adjustRightInd w:val="0"/>
            </w:pPr>
            <w:r>
              <w:t>Median sensor glucose value</w:t>
            </w:r>
          </w:p>
        </w:tc>
      </w:tr>
      <w:tr w:rsidR="00BD68CD" w14:paraId="4585D09F" w14:textId="77777777" w:rsidTr="00EE605D">
        <w:tc>
          <w:tcPr>
            <w:tcW w:w="4675" w:type="dxa"/>
          </w:tcPr>
          <w:p w14:paraId="38F4A3DE" w14:textId="39A14BB0" w:rsidR="00BD68CD" w:rsidRDefault="00BD68CD" w:rsidP="00BD68CD">
            <w:pPr>
              <w:widowControl w:val="0"/>
              <w:autoSpaceDE w:val="0"/>
              <w:autoSpaceDN w:val="0"/>
              <w:adjustRightInd w:val="0"/>
            </w:pPr>
            <w:r>
              <w:t>q3_sensor</w:t>
            </w:r>
          </w:p>
        </w:tc>
        <w:tc>
          <w:tcPr>
            <w:tcW w:w="4675" w:type="dxa"/>
          </w:tcPr>
          <w:p w14:paraId="1C3F5AA9" w14:textId="7BE1764D" w:rsidR="00BD68CD" w:rsidRDefault="00BD68CD" w:rsidP="00BD68CD">
            <w:pPr>
              <w:widowControl w:val="0"/>
              <w:autoSpaceDE w:val="0"/>
              <w:autoSpaceDN w:val="0"/>
              <w:adjustRightInd w:val="0"/>
            </w:pPr>
            <w:r>
              <w:t>Third quartile sensor glucose value</w:t>
            </w:r>
          </w:p>
        </w:tc>
      </w:tr>
      <w:tr w:rsidR="002032EA" w14:paraId="613E0456" w14:textId="77777777" w:rsidTr="00EE605D">
        <w:tc>
          <w:tcPr>
            <w:tcW w:w="4675" w:type="dxa"/>
          </w:tcPr>
          <w:p w14:paraId="73595695" w14:textId="61D2F13F" w:rsidR="002032EA" w:rsidRDefault="002032EA" w:rsidP="002032EA">
            <w:pPr>
              <w:widowControl w:val="0"/>
              <w:autoSpaceDE w:val="0"/>
              <w:autoSpaceDN w:val="0"/>
              <w:adjustRightInd w:val="0"/>
            </w:pPr>
            <w:r>
              <w:t>standard_deviation</w:t>
            </w:r>
          </w:p>
        </w:tc>
        <w:tc>
          <w:tcPr>
            <w:tcW w:w="4675" w:type="dxa"/>
          </w:tcPr>
          <w:p w14:paraId="455B7901" w14:textId="747DD985" w:rsidR="002032EA" w:rsidRDefault="002032EA" w:rsidP="002032EA">
            <w:pPr>
              <w:widowControl w:val="0"/>
              <w:autoSpaceDE w:val="0"/>
              <w:autoSpaceDN w:val="0"/>
              <w:adjustRightInd w:val="0"/>
            </w:pPr>
            <w:r>
              <w:t>Standard deviation of all sensor glucose values</w:t>
            </w:r>
          </w:p>
        </w:tc>
      </w:tr>
      <w:tr w:rsidR="002032EA" w14:paraId="4AE42A5C" w14:textId="77777777" w:rsidTr="00EE605D">
        <w:tc>
          <w:tcPr>
            <w:tcW w:w="4675" w:type="dxa"/>
          </w:tcPr>
          <w:p w14:paraId="42A706D7" w14:textId="7F1A01A1" w:rsidR="002032EA" w:rsidRDefault="002032EA" w:rsidP="002032EA">
            <w:pPr>
              <w:widowControl w:val="0"/>
              <w:autoSpaceDE w:val="0"/>
              <w:autoSpaceDN w:val="0"/>
              <w:adjustRightInd w:val="0"/>
            </w:pPr>
            <w:r>
              <w:t>cv</w:t>
            </w:r>
          </w:p>
        </w:tc>
        <w:tc>
          <w:tcPr>
            <w:tcW w:w="4675" w:type="dxa"/>
          </w:tcPr>
          <w:p w14:paraId="1CBE4830" w14:textId="6C7F36A3" w:rsidR="002032EA" w:rsidRDefault="002032EA" w:rsidP="002032EA">
            <w:pPr>
              <w:widowControl w:val="0"/>
              <w:autoSpaceDE w:val="0"/>
              <w:autoSpaceDN w:val="0"/>
              <w:adjustRightInd w:val="0"/>
            </w:pPr>
            <w:r>
              <w:t>Coefficient of variation of all sensor glucose values (SD/mean)</w:t>
            </w:r>
          </w:p>
        </w:tc>
      </w:tr>
      <w:tr w:rsidR="00902288" w14:paraId="4D7F114E" w14:textId="77777777" w:rsidTr="00EE605D">
        <w:tc>
          <w:tcPr>
            <w:tcW w:w="4675" w:type="dxa"/>
          </w:tcPr>
          <w:p w14:paraId="6A9FFB7F" w14:textId="2396FF34" w:rsidR="00902288" w:rsidRDefault="00902288" w:rsidP="00902288">
            <w:pPr>
              <w:widowControl w:val="0"/>
              <w:autoSpaceDE w:val="0"/>
              <w:autoSpaceDN w:val="0"/>
              <w:adjustRightInd w:val="0"/>
            </w:pPr>
            <w:r>
              <w:t>min_sensor</w:t>
            </w:r>
          </w:p>
        </w:tc>
        <w:tc>
          <w:tcPr>
            <w:tcW w:w="4675" w:type="dxa"/>
          </w:tcPr>
          <w:p w14:paraId="168027AF" w14:textId="72C9378B" w:rsidR="00902288" w:rsidRDefault="00902288" w:rsidP="00902288">
            <w:pPr>
              <w:widowControl w:val="0"/>
              <w:autoSpaceDE w:val="0"/>
              <w:autoSpaceDN w:val="0"/>
              <w:adjustRightInd w:val="0"/>
            </w:pPr>
            <w:r>
              <w:t>Minimum of all sensor glucose values</w:t>
            </w:r>
          </w:p>
        </w:tc>
      </w:tr>
      <w:tr w:rsidR="00902288" w14:paraId="1ECADDD1" w14:textId="77777777" w:rsidTr="00EE605D">
        <w:tc>
          <w:tcPr>
            <w:tcW w:w="4675" w:type="dxa"/>
          </w:tcPr>
          <w:p w14:paraId="6EE8CE32" w14:textId="67AC66D3" w:rsidR="00902288" w:rsidRDefault="00902288" w:rsidP="00902288">
            <w:pPr>
              <w:widowControl w:val="0"/>
              <w:autoSpaceDE w:val="0"/>
              <w:autoSpaceDN w:val="0"/>
              <w:adjustRightInd w:val="0"/>
            </w:pPr>
            <w:r>
              <w:t>max_sensor</w:t>
            </w:r>
          </w:p>
        </w:tc>
        <w:tc>
          <w:tcPr>
            <w:tcW w:w="4675" w:type="dxa"/>
          </w:tcPr>
          <w:p w14:paraId="743B3771" w14:textId="5BF1ACEE" w:rsidR="00902288" w:rsidRDefault="00902288" w:rsidP="00902288">
            <w:pPr>
              <w:widowControl w:val="0"/>
              <w:autoSpaceDE w:val="0"/>
              <w:autoSpaceDN w:val="0"/>
              <w:adjustRightInd w:val="0"/>
            </w:pPr>
            <w:r>
              <w:t>Maximum of all sensor glucose values</w:t>
            </w:r>
          </w:p>
        </w:tc>
      </w:tr>
      <w:tr w:rsidR="00E51911" w14:paraId="71ACC06D" w14:textId="77777777" w:rsidTr="00EE605D">
        <w:tc>
          <w:tcPr>
            <w:tcW w:w="4675" w:type="dxa"/>
          </w:tcPr>
          <w:p w14:paraId="49946C08" w14:textId="4EC8F646" w:rsidR="00E51911" w:rsidRDefault="00E51911" w:rsidP="00E51911">
            <w:pPr>
              <w:widowControl w:val="0"/>
              <w:autoSpaceDE w:val="0"/>
              <w:autoSpaceDN w:val="0"/>
              <w:adjustRightInd w:val="0"/>
            </w:pPr>
            <w:r w:rsidRPr="009539B4">
              <w:t>excursions_over_***</w:t>
            </w:r>
          </w:p>
        </w:tc>
        <w:tc>
          <w:tcPr>
            <w:tcW w:w="4675" w:type="dxa"/>
          </w:tcPr>
          <w:p w14:paraId="5E014479" w14:textId="0E9CBF76" w:rsidR="00E51911" w:rsidRDefault="00E51911" w:rsidP="00E51911">
            <w:pPr>
              <w:widowControl w:val="0"/>
              <w:autoSpaceDE w:val="0"/>
              <w:autoSpaceDN w:val="0"/>
              <w:adjustRightInd w:val="0"/>
            </w:pPr>
            <w:r>
              <w:t>The number of local glucose peaks with an amplitude greater than *** mg/dL</w:t>
            </w:r>
          </w:p>
        </w:tc>
      </w:tr>
      <w:tr w:rsidR="00E51911" w14:paraId="061C7BA4" w14:textId="77777777" w:rsidTr="00EE605D">
        <w:tc>
          <w:tcPr>
            <w:tcW w:w="4675" w:type="dxa"/>
          </w:tcPr>
          <w:p w14:paraId="2E69D827" w14:textId="77777777" w:rsidR="00E51911" w:rsidRPr="009539B4" w:rsidRDefault="00E51911" w:rsidP="00E51911">
            <w:pPr>
              <w:widowControl w:val="0"/>
              <w:autoSpaceDE w:val="0"/>
              <w:autoSpaceDN w:val="0"/>
              <w:adjustRightInd w:val="0"/>
            </w:pPr>
            <w:r w:rsidRPr="009539B4">
              <w:t>min_spent_over_***</w:t>
            </w:r>
          </w:p>
          <w:p w14:paraId="117706B8" w14:textId="77777777" w:rsidR="00E51911" w:rsidRPr="009539B4" w:rsidRDefault="00E51911" w:rsidP="00E51911">
            <w:pPr>
              <w:widowControl w:val="0"/>
              <w:autoSpaceDE w:val="0"/>
              <w:autoSpaceDN w:val="0"/>
              <w:adjustRightInd w:val="0"/>
            </w:pPr>
          </w:p>
        </w:tc>
        <w:tc>
          <w:tcPr>
            <w:tcW w:w="4675" w:type="dxa"/>
          </w:tcPr>
          <w:p w14:paraId="1E498914" w14:textId="2D96122E" w:rsidR="00E51911" w:rsidRDefault="00E51911" w:rsidP="00E51911">
            <w:pPr>
              <w:widowControl w:val="0"/>
              <w:autoSpaceDE w:val="0"/>
              <w:autoSpaceDN w:val="0"/>
              <w:adjustRightInd w:val="0"/>
            </w:pPr>
            <w:r>
              <w:t>The total length of time that sensor glucose was at or above *** mg/dL</w:t>
            </w:r>
          </w:p>
        </w:tc>
      </w:tr>
      <w:tr w:rsidR="00E51911" w14:paraId="1DAF2BE3" w14:textId="77777777" w:rsidTr="00EE605D">
        <w:tc>
          <w:tcPr>
            <w:tcW w:w="4675" w:type="dxa"/>
          </w:tcPr>
          <w:p w14:paraId="63C57936" w14:textId="77777777" w:rsidR="00E51911" w:rsidRPr="009539B4" w:rsidRDefault="00E51911" w:rsidP="00E51911">
            <w:pPr>
              <w:widowControl w:val="0"/>
              <w:autoSpaceDE w:val="0"/>
              <w:autoSpaceDN w:val="0"/>
              <w:adjustRightInd w:val="0"/>
            </w:pPr>
            <w:r w:rsidRPr="009539B4">
              <w:t>percent_time_over_***</w:t>
            </w:r>
          </w:p>
          <w:p w14:paraId="438FEF1D" w14:textId="71444985" w:rsidR="00E51911" w:rsidRPr="009539B4" w:rsidRDefault="00E51911" w:rsidP="00E51911">
            <w:pPr>
              <w:widowControl w:val="0"/>
              <w:autoSpaceDE w:val="0"/>
              <w:autoSpaceDN w:val="0"/>
              <w:adjustRightInd w:val="0"/>
            </w:pPr>
          </w:p>
        </w:tc>
        <w:tc>
          <w:tcPr>
            <w:tcW w:w="4675" w:type="dxa"/>
          </w:tcPr>
          <w:p w14:paraId="03D501B5" w14:textId="784AC0DC" w:rsidR="00E51911" w:rsidRDefault="00E51911" w:rsidP="00E51911">
            <w:pPr>
              <w:widowControl w:val="0"/>
              <w:autoSpaceDE w:val="0"/>
              <w:autoSpaceDN w:val="0"/>
              <w:adjustRightInd w:val="0"/>
            </w:pPr>
            <w:r>
              <w:t>Minutes spent above *** mg/dL, as a percentage of the total time CGM was worn</w:t>
            </w:r>
          </w:p>
        </w:tc>
      </w:tr>
      <w:tr w:rsidR="00E51911" w14:paraId="0B4C4A55" w14:textId="77777777" w:rsidTr="00EE605D">
        <w:tc>
          <w:tcPr>
            <w:tcW w:w="4675" w:type="dxa"/>
          </w:tcPr>
          <w:p w14:paraId="66D59E7F" w14:textId="77777777" w:rsidR="00E51911" w:rsidRPr="009539B4" w:rsidRDefault="00E51911" w:rsidP="00E51911">
            <w:pPr>
              <w:widowControl w:val="0"/>
              <w:autoSpaceDE w:val="0"/>
              <w:autoSpaceDN w:val="0"/>
              <w:adjustRightInd w:val="0"/>
            </w:pPr>
            <w:r w:rsidRPr="009539B4">
              <w:t>avg_excur_over_***_per_day</w:t>
            </w:r>
          </w:p>
          <w:p w14:paraId="78EB88AD" w14:textId="77777777" w:rsidR="00E51911" w:rsidRPr="009539B4" w:rsidRDefault="00E51911" w:rsidP="00E51911">
            <w:pPr>
              <w:widowControl w:val="0"/>
              <w:autoSpaceDE w:val="0"/>
              <w:autoSpaceDN w:val="0"/>
              <w:adjustRightInd w:val="0"/>
            </w:pPr>
          </w:p>
        </w:tc>
        <w:tc>
          <w:tcPr>
            <w:tcW w:w="4675" w:type="dxa"/>
          </w:tcPr>
          <w:p w14:paraId="7EE75246" w14:textId="0A632744" w:rsidR="00E51911" w:rsidRDefault="00E51911" w:rsidP="00E51911">
            <w:pPr>
              <w:widowControl w:val="0"/>
              <w:autoSpaceDE w:val="0"/>
              <w:autoSpaceDN w:val="0"/>
              <w:adjustRightInd w:val="0"/>
            </w:pPr>
            <w:r>
              <w:t>The number of glucose peaks above *** mg/dL averaged per 24-hour period of CGM wear</w:t>
            </w:r>
          </w:p>
        </w:tc>
      </w:tr>
      <w:tr w:rsidR="00E51911" w14:paraId="1D98FCF4" w14:textId="77777777" w:rsidTr="00EE605D">
        <w:tc>
          <w:tcPr>
            <w:tcW w:w="4675" w:type="dxa"/>
          </w:tcPr>
          <w:p w14:paraId="18E618C6" w14:textId="77777777" w:rsidR="00E51911" w:rsidRPr="009539B4" w:rsidRDefault="00E51911" w:rsidP="00E51911">
            <w:pPr>
              <w:widowControl w:val="0"/>
              <w:autoSpaceDE w:val="0"/>
              <w:autoSpaceDN w:val="0"/>
              <w:adjustRightInd w:val="0"/>
            </w:pPr>
            <w:r w:rsidRPr="009539B4">
              <w:t>min_spent_under_**</w:t>
            </w:r>
          </w:p>
          <w:p w14:paraId="5EB37DFB" w14:textId="77777777" w:rsidR="00E51911" w:rsidRPr="009539B4" w:rsidRDefault="00E51911" w:rsidP="00E51911">
            <w:pPr>
              <w:widowControl w:val="0"/>
              <w:autoSpaceDE w:val="0"/>
              <w:autoSpaceDN w:val="0"/>
              <w:adjustRightInd w:val="0"/>
            </w:pPr>
          </w:p>
        </w:tc>
        <w:tc>
          <w:tcPr>
            <w:tcW w:w="4675" w:type="dxa"/>
          </w:tcPr>
          <w:p w14:paraId="26F4EF9C" w14:textId="18326000" w:rsidR="00E51911" w:rsidRDefault="00E51911" w:rsidP="00E51911">
            <w:pPr>
              <w:widowControl w:val="0"/>
              <w:autoSpaceDE w:val="0"/>
              <w:autoSpaceDN w:val="0"/>
              <w:adjustRightInd w:val="0"/>
            </w:pPr>
            <w:r>
              <w:t>The total length of time that sensor glucose was at or below ** mg/dL</w:t>
            </w:r>
          </w:p>
        </w:tc>
      </w:tr>
      <w:tr w:rsidR="00E51911" w14:paraId="1F58D479" w14:textId="77777777" w:rsidTr="00EE605D">
        <w:tc>
          <w:tcPr>
            <w:tcW w:w="4675" w:type="dxa"/>
          </w:tcPr>
          <w:p w14:paraId="5F999173" w14:textId="77777777" w:rsidR="00E51911" w:rsidRPr="009539B4" w:rsidRDefault="00E51911" w:rsidP="00E51911">
            <w:pPr>
              <w:widowControl w:val="0"/>
              <w:autoSpaceDE w:val="0"/>
              <w:autoSpaceDN w:val="0"/>
              <w:adjustRightInd w:val="0"/>
            </w:pPr>
            <w:r w:rsidRPr="009539B4">
              <w:t>percent_time_under_**</w:t>
            </w:r>
          </w:p>
          <w:p w14:paraId="1BBC000A" w14:textId="77777777" w:rsidR="00E51911" w:rsidRPr="009539B4" w:rsidRDefault="00E51911" w:rsidP="00E51911">
            <w:pPr>
              <w:widowControl w:val="0"/>
              <w:autoSpaceDE w:val="0"/>
              <w:autoSpaceDN w:val="0"/>
              <w:adjustRightInd w:val="0"/>
            </w:pPr>
          </w:p>
        </w:tc>
        <w:tc>
          <w:tcPr>
            <w:tcW w:w="4675" w:type="dxa"/>
          </w:tcPr>
          <w:p w14:paraId="165A4013" w14:textId="0FE33E9E" w:rsidR="00E51911" w:rsidRDefault="00E51911" w:rsidP="00E51911">
            <w:pPr>
              <w:widowControl w:val="0"/>
              <w:autoSpaceDE w:val="0"/>
              <w:autoSpaceDN w:val="0"/>
              <w:adjustRightInd w:val="0"/>
            </w:pPr>
            <w:r>
              <w:t>Minutes spent below ** mg/dL, as a percentage of the total time CGM was worn</w:t>
            </w:r>
          </w:p>
        </w:tc>
      </w:tr>
      <w:tr w:rsidR="004C536E" w14:paraId="74B45726" w14:textId="77777777" w:rsidTr="00EE605D">
        <w:tc>
          <w:tcPr>
            <w:tcW w:w="4675" w:type="dxa"/>
          </w:tcPr>
          <w:p w14:paraId="35CB0086" w14:textId="7A995D9C" w:rsidR="004C536E" w:rsidRPr="009539B4" w:rsidRDefault="00BF075E" w:rsidP="00F924D7">
            <w:pPr>
              <w:widowControl w:val="0"/>
              <w:autoSpaceDE w:val="0"/>
              <w:autoSpaceDN w:val="0"/>
              <w:adjustRightInd w:val="0"/>
            </w:pPr>
            <w:r w:rsidRPr="00BF075E">
              <w:t>min_spent_70_180</w:t>
            </w:r>
          </w:p>
        </w:tc>
        <w:tc>
          <w:tcPr>
            <w:tcW w:w="4675" w:type="dxa"/>
          </w:tcPr>
          <w:p w14:paraId="47DFEDD8" w14:textId="4B77F509" w:rsidR="004C536E" w:rsidRDefault="00BF075E" w:rsidP="00F924D7">
            <w:pPr>
              <w:widowControl w:val="0"/>
              <w:autoSpaceDE w:val="0"/>
              <w:autoSpaceDN w:val="0"/>
              <w:adjustRightInd w:val="0"/>
            </w:pPr>
            <w:r>
              <w:t>Minutes spent in the range 70 – 180 mg/dL (inclusive)</w:t>
            </w:r>
          </w:p>
        </w:tc>
      </w:tr>
      <w:tr w:rsidR="00BF075E" w14:paraId="2DCA70B0" w14:textId="77777777" w:rsidTr="00EE605D">
        <w:tc>
          <w:tcPr>
            <w:tcW w:w="4675" w:type="dxa"/>
          </w:tcPr>
          <w:p w14:paraId="50C03185" w14:textId="65A6FB31" w:rsidR="00BF075E" w:rsidRPr="009539B4" w:rsidRDefault="00BF075E" w:rsidP="00F924D7">
            <w:pPr>
              <w:widowControl w:val="0"/>
              <w:autoSpaceDE w:val="0"/>
              <w:autoSpaceDN w:val="0"/>
              <w:adjustRightInd w:val="0"/>
            </w:pPr>
            <w:r w:rsidRPr="00BF075E">
              <w:t>percent_time_70_180</w:t>
            </w:r>
          </w:p>
        </w:tc>
        <w:tc>
          <w:tcPr>
            <w:tcW w:w="4675" w:type="dxa"/>
          </w:tcPr>
          <w:p w14:paraId="78389574" w14:textId="0329CBE3" w:rsidR="00BF075E" w:rsidRDefault="00F5468E" w:rsidP="00F924D7">
            <w:pPr>
              <w:widowControl w:val="0"/>
              <w:autoSpaceDE w:val="0"/>
              <w:autoSpaceDN w:val="0"/>
              <w:adjustRightInd w:val="0"/>
            </w:pPr>
            <w:r>
              <w:t>Minutes spent in the range 70 – 180 mg/dL (inclusive), as a percentage of the total time CGM was worn</w:t>
            </w:r>
          </w:p>
        </w:tc>
      </w:tr>
      <w:tr w:rsidR="00F924D7" w14:paraId="3767D40F" w14:textId="77777777" w:rsidTr="00EE605D">
        <w:tc>
          <w:tcPr>
            <w:tcW w:w="4675" w:type="dxa"/>
          </w:tcPr>
          <w:p w14:paraId="57BA3727" w14:textId="77777777" w:rsidR="00F924D7" w:rsidRPr="009539B4" w:rsidRDefault="00F924D7" w:rsidP="00F924D7">
            <w:pPr>
              <w:widowControl w:val="0"/>
              <w:autoSpaceDE w:val="0"/>
              <w:autoSpaceDN w:val="0"/>
              <w:adjustRightInd w:val="0"/>
            </w:pPr>
            <w:r w:rsidRPr="009539B4">
              <w:t>daytime_***</w:t>
            </w:r>
          </w:p>
          <w:p w14:paraId="2EBAA0B4" w14:textId="77777777" w:rsidR="00F924D7" w:rsidRPr="009539B4" w:rsidRDefault="00F924D7" w:rsidP="00F924D7">
            <w:pPr>
              <w:widowControl w:val="0"/>
              <w:autoSpaceDE w:val="0"/>
              <w:autoSpaceDN w:val="0"/>
              <w:adjustRightInd w:val="0"/>
            </w:pPr>
          </w:p>
        </w:tc>
        <w:tc>
          <w:tcPr>
            <w:tcW w:w="4675" w:type="dxa"/>
          </w:tcPr>
          <w:p w14:paraId="48B3DE66" w14:textId="6D1AF63D" w:rsidR="00F924D7" w:rsidRDefault="00F924D7" w:rsidP="00F924D7">
            <w:pPr>
              <w:widowControl w:val="0"/>
              <w:autoSpaceDE w:val="0"/>
              <w:autoSpaceDN w:val="0"/>
              <w:adjustRightInd w:val="0"/>
            </w:pPr>
            <w:r>
              <w:t xml:space="preserve">*** of all sensor glucose values during </w:t>
            </w:r>
            <w:del w:id="109" w:author="Vigers, Timothy" w:date="2019-01-16T13:25:00Z">
              <w:r w:rsidDel="00784613">
                <w:delText>the hours 6:00am – 11:00pm</w:delText>
              </w:r>
            </w:del>
            <w:ins w:id="110" w:author="Vigers, Timothy" w:date="2019-01-16T13:25:00Z">
              <w:r w:rsidR="00784613">
                <w:t>specified daytime hours</w:t>
              </w:r>
            </w:ins>
          </w:p>
        </w:tc>
      </w:tr>
      <w:tr w:rsidR="00F924D7" w14:paraId="24274D82" w14:textId="77777777" w:rsidTr="00EE605D">
        <w:tc>
          <w:tcPr>
            <w:tcW w:w="4675" w:type="dxa"/>
          </w:tcPr>
          <w:p w14:paraId="1BF458D3" w14:textId="77777777" w:rsidR="00F924D7" w:rsidRPr="009539B4" w:rsidRDefault="00F924D7" w:rsidP="00F924D7">
            <w:pPr>
              <w:widowControl w:val="0"/>
              <w:autoSpaceDE w:val="0"/>
              <w:autoSpaceDN w:val="0"/>
              <w:adjustRightInd w:val="0"/>
            </w:pPr>
            <w:r w:rsidRPr="009539B4">
              <w:t>nighttime_***</w:t>
            </w:r>
          </w:p>
          <w:p w14:paraId="34241989" w14:textId="77777777" w:rsidR="00F924D7" w:rsidRPr="009539B4" w:rsidRDefault="00F924D7" w:rsidP="00F924D7">
            <w:pPr>
              <w:widowControl w:val="0"/>
              <w:autoSpaceDE w:val="0"/>
              <w:autoSpaceDN w:val="0"/>
              <w:adjustRightInd w:val="0"/>
            </w:pPr>
          </w:p>
        </w:tc>
        <w:tc>
          <w:tcPr>
            <w:tcW w:w="4675" w:type="dxa"/>
          </w:tcPr>
          <w:p w14:paraId="67F459D6" w14:textId="134B0E6C" w:rsidR="00F924D7" w:rsidRDefault="00F924D7" w:rsidP="00F924D7">
            <w:pPr>
              <w:widowControl w:val="0"/>
              <w:autoSpaceDE w:val="0"/>
              <w:autoSpaceDN w:val="0"/>
              <w:adjustRightInd w:val="0"/>
            </w:pPr>
            <w:r>
              <w:t xml:space="preserve">*** of all sensor glucose values </w:t>
            </w:r>
            <w:ins w:id="111" w:author="Vigers, Timothy" w:date="2019-01-16T13:26:00Z">
              <w:r w:rsidR="00784613">
                <w:t xml:space="preserve">during specified </w:t>
              </w:r>
              <w:r w:rsidR="00784613">
                <w:t>night</w:t>
              </w:r>
              <w:bookmarkStart w:id="112" w:name="_GoBack"/>
              <w:bookmarkEnd w:id="112"/>
              <w:r w:rsidR="00784613">
                <w:t>time hours</w:t>
              </w:r>
            </w:ins>
            <w:del w:id="113" w:author="Vigers, Timothy" w:date="2019-01-16T13:26:00Z">
              <w:r w:rsidDel="00784613">
                <w:delText>during the hours 11:00pm – 6:00am</w:delText>
              </w:r>
            </w:del>
          </w:p>
        </w:tc>
      </w:tr>
      <w:tr w:rsidR="00F924D7" w14:paraId="5A3F8E90" w14:textId="77777777" w:rsidTr="00EE605D">
        <w:tc>
          <w:tcPr>
            <w:tcW w:w="4675" w:type="dxa"/>
          </w:tcPr>
          <w:p w14:paraId="7C3AB7E2" w14:textId="534D22B9" w:rsidR="00F924D7" w:rsidRPr="009539B4" w:rsidRDefault="00F924D7" w:rsidP="00F924D7">
            <w:pPr>
              <w:widowControl w:val="0"/>
              <w:autoSpaceDE w:val="0"/>
              <w:autoSpaceDN w:val="0"/>
              <w:adjustRightInd w:val="0"/>
            </w:pPr>
            <w:r w:rsidRPr="009539B4">
              <w:t>auc</w:t>
            </w:r>
          </w:p>
        </w:tc>
        <w:tc>
          <w:tcPr>
            <w:tcW w:w="4675" w:type="dxa"/>
          </w:tcPr>
          <w:p w14:paraId="73AD4BBD" w14:textId="5139E913" w:rsidR="00F924D7" w:rsidRDefault="00F924D7" w:rsidP="00F924D7">
            <w:pPr>
              <w:widowControl w:val="0"/>
              <w:autoSpaceDE w:val="0"/>
              <w:autoSpaceDN w:val="0"/>
              <w:adjustRightInd w:val="0"/>
            </w:pPr>
            <w:r>
              <w:t>Approximate area under the sensor glucose curve, calculated using the trapezoidal rule</w:t>
            </w:r>
          </w:p>
        </w:tc>
      </w:tr>
      <w:tr w:rsidR="00962731" w14:paraId="016A8D15" w14:textId="77777777" w:rsidTr="00EE605D">
        <w:tc>
          <w:tcPr>
            <w:tcW w:w="4675" w:type="dxa"/>
          </w:tcPr>
          <w:p w14:paraId="28255A40" w14:textId="58062FF9" w:rsidR="00962731" w:rsidRPr="009539B4" w:rsidRDefault="00962731" w:rsidP="00F924D7">
            <w:pPr>
              <w:widowControl w:val="0"/>
              <w:autoSpaceDE w:val="0"/>
              <w:autoSpaceDN w:val="0"/>
              <w:adjustRightInd w:val="0"/>
            </w:pPr>
            <w:r>
              <w:t>r_mage</w:t>
            </w:r>
          </w:p>
        </w:tc>
        <w:tc>
          <w:tcPr>
            <w:tcW w:w="4675" w:type="dxa"/>
          </w:tcPr>
          <w:p w14:paraId="3C040618" w14:textId="15646832" w:rsidR="00962731" w:rsidRDefault="0049614C" w:rsidP="00F924D7">
            <w:pPr>
              <w:widowControl w:val="0"/>
              <w:autoSpaceDE w:val="0"/>
              <w:autoSpaceDN w:val="0"/>
              <w:adjustRightInd w:val="0"/>
            </w:pPr>
            <w:r>
              <w:t>MAGE calculated according to Baghurst’s algorithm</w:t>
            </w:r>
          </w:p>
        </w:tc>
      </w:tr>
      <w:tr w:rsidR="007C70D5" w14:paraId="14C9C4C6" w14:textId="77777777" w:rsidTr="00EE605D">
        <w:tc>
          <w:tcPr>
            <w:tcW w:w="4675" w:type="dxa"/>
          </w:tcPr>
          <w:p w14:paraId="45775DBB" w14:textId="396410FF" w:rsidR="007C70D5" w:rsidRDefault="007C70D5" w:rsidP="00F924D7">
            <w:pPr>
              <w:widowControl w:val="0"/>
              <w:autoSpaceDE w:val="0"/>
              <w:autoSpaceDN w:val="0"/>
              <w:adjustRightInd w:val="0"/>
            </w:pPr>
            <w:r>
              <w:lastRenderedPageBreak/>
              <w:t>j_index</w:t>
            </w:r>
          </w:p>
        </w:tc>
        <w:tc>
          <w:tcPr>
            <w:tcW w:w="4675" w:type="dxa"/>
          </w:tcPr>
          <w:p w14:paraId="0F5396B8" w14:textId="312C715A" w:rsidR="007C70D5" w:rsidRPr="00783615" w:rsidRDefault="00777D26" w:rsidP="00F924D7">
            <w:pPr>
              <w:widowControl w:val="0"/>
              <w:autoSpaceDE w:val="0"/>
              <w:autoSpaceDN w:val="0"/>
              <w:adjustRightInd w:val="0"/>
            </w:pPr>
            <w:r>
              <w:t xml:space="preserve">Calculated based on the equation: 0.324 </w:t>
            </w:r>
            <w:r>
              <w:sym w:font="Symbol" w:char="F0B4"/>
            </w:r>
            <w:r>
              <w:t xml:space="preserve"> (average glucose in mg/dL + standard deviation of glucose levels)</w:t>
            </w:r>
            <w:r w:rsidR="00EA7057">
              <w:t>^2</w:t>
            </w:r>
            <w:r w:rsidR="00AE7CB2">
              <w:fldChar w:fldCharType="begin" w:fldLock="1"/>
            </w:r>
            <w:r w:rsidR="00AE7CB2">
              <w:instrText>ADDIN CSL_CITATION {"citationItems":[{"id":"ITEM-1","itemData":{"DOI":"10.1089/dia.2005.7.253","ISBN":"1520-9156 (Print)\\r1520-9156 (Linking)","ISSN":"1520-9156","PMID":"15857227","abstract":"BACKGROUND: Various methodologies have been proposed for analysis of continuous glucose measurements. These methods have mainly focused on the proportion of low or high glucose readings and have not attempted to analyze other dimensions of the data obtained. This study proposes an algorithm for analysis of continuous glucose data including a novel method of assessing glycemic variability. METHODS: Mean blood glucose and mean of daily differences (MODD) assessed the degree that the Continuous Glucose Monitoring System (CGMS, Medtronic MiniMed, Northridge, CA) trace was representative of the 3-month glycemic pattern. Percentages of times in low, normal, and high glucose ranges were used to assess marked glycemic excursion. Continuous overall net glycemic action (CONGA), a novel method developed by the authors, assessed intra-day glycemic variability. These methods were applied to 10 CGMS traces chosen randomly from those completed by children with type 1 diabetes from the Royal Children's Hospital, Melbourne, Victoria, Australia and 10 traces recorded by healthy volunteer controls. RESULTS: The healthy controls had lower values for mean blood glucose, MODD, and CONGA. Patients with diabetes had higher percentages of time spent in high and low glucose ranges. There was no overlap between the CONGA values for patients with diabetes and for controls, and the difference between controls and patients with diabetes increased markedly as the CONGA time period increased. CONCLUSIONS: We advocate an approach to the analysis of CGMS data based upon a hierarchy of relevant clinical questions alluding to the representative nature of the data, the amount of time spent in glycemic excursions, and the degree of glycemic variation. Integrated use of these algorithms distinguishes between various patterns of glycemic control in those with and without diabetes.","author":[{"dropping-particle":"","family":"McDonnell","given":"C.M.","non-dropping-particle":"","parse-names":false,"suffix":""},{"dropping-particle":"","family":"Donath","given":"S.M.","non-dropping-particle":"","parse-names":false,"suffix":""},{"dropping-particle":"","family":"Vidmar","given":"S.I.","non-dropping-particle":"","parse-names":false,"suffix":""},{"dropping-particle":"","family":"Werther","given":"G.A.","non-dropping-particle":"","parse-names":false,"suffix":""},{"dropping-particle":"","family":"Cameron","given":"F.J.","non-dropping-particle":"","parse-names":false,"suffix":""}],"container-title":"Diabetes Technology &amp; Therapeutics","id":"ITEM-1","issue":"2","issued":{"date-parts":[["2005"]]},"page":"253-263","title":"A Novel Approach to Continuous Glucose Analysis Utilizing Glycemic Variation","type":"article-journal","volume":"7"},"uris":["http://www.mendeley.com/documents/?uuid=78849269-8d52-4ad4-86ba-652408d26ac3"]}],"mendeley":{"formattedCitation":"&lt;sup&gt;11&lt;/sup&gt;","plainTextFormattedCitation":"11"},"properties":{"noteIndex":0},"schema":"https://github.com/citation-style-language/schema/raw/master/csl-citation.json"}</w:instrText>
            </w:r>
            <w:r w:rsidR="00AE7CB2">
              <w:fldChar w:fldCharType="separate"/>
            </w:r>
            <w:r w:rsidR="00AE7CB2" w:rsidRPr="00AE7CB2">
              <w:rPr>
                <w:noProof/>
                <w:vertAlign w:val="superscript"/>
              </w:rPr>
              <w:t>11</w:t>
            </w:r>
            <w:r w:rsidR="00AE7CB2">
              <w:fldChar w:fldCharType="end"/>
            </w:r>
          </w:p>
        </w:tc>
      </w:tr>
      <w:tr w:rsidR="007C70D5" w14:paraId="3C747E5C" w14:textId="77777777" w:rsidTr="00EE605D">
        <w:tc>
          <w:tcPr>
            <w:tcW w:w="4675" w:type="dxa"/>
          </w:tcPr>
          <w:p w14:paraId="1ADE026C" w14:textId="57A9F994" w:rsidR="007C70D5" w:rsidRDefault="00783615" w:rsidP="00F924D7">
            <w:pPr>
              <w:widowControl w:val="0"/>
              <w:autoSpaceDE w:val="0"/>
              <w:autoSpaceDN w:val="0"/>
              <w:adjustRightInd w:val="0"/>
            </w:pPr>
            <w:r>
              <w:t>conga</w:t>
            </w:r>
          </w:p>
        </w:tc>
        <w:tc>
          <w:tcPr>
            <w:tcW w:w="4675" w:type="dxa"/>
          </w:tcPr>
          <w:p w14:paraId="520F9FDB" w14:textId="0FB02A0C" w:rsidR="007C70D5" w:rsidRDefault="00783615" w:rsidP="00F924D7">
            <w:pPr>
              <w:widowControl w:val="0"/>
              <w:autoSpaceDE w:val="0"/>
              <w:autoSpaceDN w:val="0"/>
              <w:adjustRightInd w:val="0"/>
            </w:pPr>
            <w:r>
              <w:t>Continuous overall net glycemic action</w:t>
            </w:r>
            <w:r w:rsidR="00F37D27">
              <w:t>, default n = 1 hour</w:t>
            </w:r>
            <w:r w:rsidR="0094120E">
              <w:fldChar w:fldCharType="begin" w:fldLock="1"/>
            </w:r>
            <w:r w:rsidR="00AE7CB2">
              <w:instrText>ADDIN CSL_CITATION {"citationItems":[{"id":"ITEM-1","itemData":{"DOI":"10.1089/dia.2005.7.253","ISBN":"1520-9156 (Print)\\r1520-9156 (Linking)","ISSN":"1520-9156","PMID":"15857227","abstract":"BACKGROUND: Various methodologies have been proposed for analysis of continuous glucose measurements. These methods have mainly focused on the proportion of low or high glucose readings and have not attempted to analyze other dimensions of the data obtained. This study proposes an algorithm for analysis of continuous glucose data including a novel method of assessing glycemic variability. METHODS: Mean blood glucose and mean of daily differences (MODD) assessed the degree that the Continuous Glucose Monitoring System (CGMS, Medtronic MiniMed, Northridge, CA) trace was representative of the 3-month glycemic pattern. Percentages of times in low, normal, and high glucose ranges were used to assess marked glycemic excursion. Continuous overall net glycemic action (CONGA), a novel method developed by the authors, assessed intra-day glycemic variability. These methods were applied to 10 CGMS traces chosen randomly from those completed by children with type 1 diabetes from the Royal Children's Hospital, Melbourne, Victoria, Australia and 10 traces recorded by healthy volunteer controls. RESULTS: The healthy controls had lower values for mean blood glucose, MODD, and CONGA. Patients with diabetes had higher percentages of time spent in high and low glucose ranges. There was no overlap between the CONGA values for patients with diabetes and for controls, and the difference between controls and patients with diabetes increased markedly as the CONGA time period increased. CONCLUSIONS: We advocate an approach to the analysis of CGMS data based upon a hierarchy of relevant clinical questions alluding to the representative nature of the data, the amount of time spent in glycemic excursions, and the degree of glycemic variation. Integrated use of these algorithms distinguishes between various patterns of glycemic control in those with and without diabetes.","author":[{"dropping-particle":"","family":"McDonnell","given":"C.M.","non-dropping-particle":"","parse-names":false,"suffix":""},{"dropping-particle":"","family":"Donath","given":"S.M.","non-dropping-particle":"","parse-names":false,"suffix":""},{"dropping-particle":"","family":"Vidmar","given":"S.I.","non-dropping-particle":"","parse-names":false,"suffix":""},{"dropping-particle":"","family":"Werther","given":"G.A.","non-dropping-particle":"","parse-names":false,"suffix":""},{"dropping-particle":"","family":"Cameron","given":"F.J.","non-dropping-particle":"","parse-names":false,"suffix":""}],"container-title":"Diabetes Technology &amp; Therapeutics","id":"ITEM-1","issue":"2","issued":{"date-parts":[["2005"]]},"page":"253-263","title":"A Novel Approach to Continuous Glucose Analysis Utilizing Glycemic Variation","type":"article-journal","volume":"7"},"uris":["http://www.mendeley.com/documents/?uuid=78849269-8d52-4ad4-86ba-652408d26ac3"]}],"mendeley":{"formattedCitation":"&lt;sup&gt;11&lt;/sup&gt;","plainTextFormattedCitation":"11","previouslyFormattedCitation":"&lt;sup&gt;11&lt;/sup&gt;"},"properties":{"noteIndex":0},"schema":"https://github.com/citation-style-language/schema/raw/master/csl-citation.json"}</w:instrText>
            </w:r>
            <w:r w:rsidR="0094120E">
              <w:fldChar w:fldCharType="separate"/>
            </w:r>
            <w:r w:rsidR="0094120E" w:rsidRPr="0094120E">
              <w:rPr>
                <w:noProof/>
                <w:vertAlign w:val="superscript"/>
              </w:rPr>
              <w:t>11</w:t>
            </w:r>
            <w:r w:rsidR="0094120E">
              <w:fldChar w:fldCharType="end"/>
            </w:r>
          </w:p>
        </w:tc>
      </w:tr>
      <w:tr w:rsidR="006F501F" w14:paraId="1480893F" w14:textId="77777777" w:rsidTr="00EE605D">
        <w:tc>
          <w:tcPr>
            <w:tcW w:w="4675" w:type="dxa"/>
          </w:tcPr>
          <w:p w14:paraId="30B515E5" w14:textId="4FB930BB" w:rsidR="006F501F" w:rsidRDefault="006F501F" w:rsidP="00F924D7">
            <w:pPr>
              <w:widowControl w:val="0"/>
              <w:autoSpaceDE w:val="0"/>
              <w:autoSpaceDN w:val="0"/>
              <w:adjustRightInd w:val="0"/>
            </w:pPr>
            <w:r>
              <w:t>modd</w:t>
            </w:r>
          </w:p>
        </w:tc>
        <w:tc>
          <w:tcPr>
            <w:tcW w:w="4675" w:type="dxa"/>
          </w:tcPr>
          <w:p w14:paraId="2E15C703" w14:textId="125EAF51" w:rsidR="006F501F" w:rsidRDefault="006F501F" w:rsidP="00F924D7">
            <w:pPr>
              <w:widowControl w:val="0"/>
              <w:autoSpaceDE w:val="0"/>
              <w:autoSpaceDN w:val="0"/>
              <w:adjustRightInd w:val="0"/>
            </w:pPr>
            <w:r>
              <w:t>Mean of daily differences</w:t>
            </w:r>
          </w:p>
        </w:tc>
      </w:tr>
      <w:tr w:rsidR="00AF7AD6" w14:paraId="6092085E" w14:textId="77777777" w:rsidTr="00EE605D">
        <w:tc>
          <w:tcPr>
            <w:tcW w:w="4675" w:type="dxa"/>
          </w:tcPr>
          <w:p w14:paraId="4795D93A" w14:textId="52A5E423" w:rsidR="00AF7AD6" w:rsidRDefault="00AF7AD6" w:rsidP="00F924D7">
            <w:pPr>
              <w:widowControl w:val="0"/>
              <w:autoSpaceDE w:val="0"/>
              <w:autoSpaceDN w:val="0"/>
              <w:adjustRightInd w:val="0"/>
            </w:pPr>
            <w:r>
              <w:t>lbgi</w:t>
            </w:r>
          </w:p>
        </w:tc>
        <w:tc>
          <w:tcPr>
            <w:tcW w:w="4675" w:type="dxa"/>
          </w:tcPr>
          <w:p w14:paraId="5ABB5AAA" w14:textId="4A7D92C2" w:rsidR="00AF7AD6" w:rsidRDefault="00AF7AD6" w:rsidP="00F924D7">
            <w:pPr>
              <w:widowControl w:val="0"/>
              <w:autoSpaceDE w:val="0"/>
              <w:autoSpaceDN w:val="0"/>
              <w:adjustRightInd w:val="0"/>
            </w:pPr>
            <w:r>
              <w:t>Low blood glucose index</w:t>
            </w:r>
          </w:p>
        </w:tc>
      </w:tr>
      <w:tr w:rsidR="00AF7AD6" w14:paraId="1E6D2B31" w14:textId="77777777" w:rsidTr="00EE605D">
        <w:tc>
          <w:tcPr>
            <w:tcW w:w="4675" w:type="dxa"/>
          </w:tcPr>
          <w:p w14:paraId="10897718" w14:textId="210CE1EA" w:rsidR="00AF7AD6" w:rsidRDefault="00AF7AD6" w:rsidP="00F924D7">
            <w:pPr>
              <w:widowControl w:val="0"/>
              <w:autoSpaceDE w:val="0"/>
              <w:autoSpaceDN w:val="0"/>
              <w:adjustRightInd w:val="0"/>
            </w:pPr>
            <w:r>
              <w:t>hbgi</w:t>
            </w:r>
          </w:p>
        </w:tc>
        <w:tc>
          <w:tcPr>
            <w:tcW w:w="4675" w:type="dxa"/>
          </w:tcPr>
          <w:p w14:paraId="04AA9044" w14:textId="3F11F0A3" w:rsidR="00AF7AD6" w:rsidRDefault="00AF7AD6" w:rsidP="00F924D7">
            <w:pPr>
              <w:widowControl w:val="0"/>
              <w:autoSpaceDE w:val="0"/>
              <w:autoSpaceDN w:val="0"/>
              <w:adjustRightInd w:val="0"/>
            </w:pPr>
            <w:r>
              <w:t>High blood glucose index</w:t>
            </w:r>
          </w:p>
        </w:tc>
      </w:tr>
    </w:tbl>
    <w:p w14:paraId="6E90B339" w14:textId="2C96B8B4" w:rsidR="00A711AA" w:rsidRDefault="00A711AA" w:rsidP="007F1D3F">
      <w:pPr>
        <w:spacing w:after="160" w:line="259" w:lineRule="auto"/>
      </w:pPr>
    </w:p>
    <w:p w14:paraId="2D388D7C" w14:textId="77777777" w:rsidR="00A711AA" w:rsidRDefault="00A711AA">
      <w:pPr>
        <w:spacing w:after="160" w:line="259" w:lineRule="auto"/>
      </w:pPr>
      <w:r>
        <w:br w:type="page"/>
      </w:r>
    </w:p>
    <w:p w14:paraId="466505A7" w14:textId="17219E0E" w:rsidR="00066BF5" w:rsidRDefault="00A711AA" w:rsidP="007F1D3F">
      <w:pPr>
        <w:spacing w:after="160" w:line="259" w:lineRule="auto"/>
        <w:rPr>
          <w:b/>
        </w:rPr>
      </w:pPr>
      <w:r w:rsidRPr="004E4F6B">
        <w:rPr>
          <w:b/>
        </w:rPr>
        <w:lastRenderedPageBreak/>
        <w:t xml:space="preserve">Table </w:t>
      </w:r>
      <w:r>
        <w:rPr>
          <w:b/>
        </w:rPr>
        <w:t>2: Summary Variable Comparisons</w:t>
      </w:r>
    </w:p>
    <w:p w14:paraId="2B6B5AA1" w14:textId="787B319A" w:rsidR="00445D73" w:rsidRDefault="00E406DE" w:rsidP="00FA71EE">
      <w:pPr>
        <w:pStyle w:val="ListParagraph"/>
        <w:numPr>
          <w:ilvl w:val="0"/>
          <w:numId w:val="1"/>
        </w:numPr>
        <w:spacing w:after="160" w:line="259" w:lineRule="auto"/>
      </w:pPr>
      <w:r w:rsidRPr="009762B6">
        <w:t>iPro 2 software (high excursion defined as &gt; 140 mg/dL</w:t>
      </w:r>
      <w:r w:rsidR="007C3B2C" w:rsidRPr="009762B6">
        <w:t xml:space="preserve"> for 15 minutes</w:t>
      </w:r>
      <w:r w:rsidRPr="009762B6">
        <w:t>, low</w:t>
      </w:r>
      <w:r w:rsidR="00084992" w:rsidRPr="009762B6">
        <w:t xml:space="preserve"> defined as &lt; 60 mg/dL</w:t>
      </w:r>
      <w:r w:rsidR="007C3B2C" w:rsidRPr="009762B6">
        <w:t xml:space="preserve"> for 15 minutes</w:t>
      </w:r>
      <w:r w:rsidRPr="009762B6">
        <w:t>)</w:t>
      </w:r>
    </w:p>
    <w:tbl>
      <w:tblPr>
        <w:tblW w:w="41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2071"/>
        <w:gridCol w:w="703"/>
      </w:tblGrid>
      <w:tr w:rsidR="006871F5" w:rsidRPr="00FA71EE" w14:paraId="38931CC9" w14:textId="77777777" w:rsidTr="00EE605D">
        <w:trPr>
          <w:trHeight w:val="320"/>
          <w:jc w:val="center"/>
        </w:trPr>
        <w:tc>
          <w:tcPr>
            <w:tcW w:w="1980" w:type="dxa"/>
            <w:shd w:val="clear" w:color="auto" w:fill="auto"/>
            <w:noWrap/>
            <w:vAlign w:val="bottom"/>
            <w:hideMark/>
          </w:tcPr>
          <w:p w14:paraId="7BAA383B" w14:textId="3649A414" w:rsidR="006871F5" w:rsidRPr="00FA71EE" w:rsidRDefault="006871F5" w:rsidP="00EE605D">
            <w:pPr>
              <w:jc w:val="right"/>
              <w:rPr>
                <w:rFonts w:ascii="Calibri" w:hAnsi="Calibri" w:cs="Calibri"/>
                <w:color w:val="000000"/>
              </w:rPr>
            </w:pPr>
          </w:p>
        </w:tc>
        <w:tc>
          <w:tcPr>
            <w:tcW w:w="1493" w:type="dxa"/>
            <w:shd w:val="clear" w:color="auto" w:fill="auto"/>
            <w:noWrap/>
            <w:vAlign w:val="bottom"/>
            <w:hideMark/>
          </w:tcPr>
          <w:p w14:paraId="4C3C28BE" w14:textId="77777777" w:rsidR="006871F5" w:rsidRPr="00FA71EE" w:rsidRDefault="006871F5" w:rsidP="00EE605D">
            <w:pPr>
              <w:rPr>
                <w:rFonts w:ascii="Calibri" w:hAnsi="Calibri" w:cs="Calibri"/>
                <w:color w:val="000000"/>
              </w:rPr>
            </w:pPr>
            <w:r w:rsidRPr="00FA71EE">
              <w:rPr>
                <w:rFonts w:ascii="Calibri" w:hAnsi="Calibri" w:cs="Calibri"/>
                <w:color w:val="000000"/>
              </w:rPr>
              <w:t>cgmanalysis</w:t>
            </w:r>
          </w:p>
        </w:tc>
        <w:tc>
          <w:tcPr>
            <w:tcW w:w="703" w:type="dxa"/>
            <w:shd w:val="clear" w:color="auto" w:fill="auto"/>
            <w:noWrap/>
            <w:vAlign w:val="bottom"/>
            <w:hideMark/>
          </w:tcPr>
          <w:p w14:paraId="3AF3DDDC" w14:textId="77777777" w:rsidR="006871F5" w:rsidRPr="00FA71EE" w:rsidRDefault="006871F5" w:rsidP="00EE605D">
            <w:pPr>
              <w:rPr>
                <w:rFonts w:ascii="Calibri" w:hAnsi="Calibri" w:cs="Calibri"/>
                <w:color w:val="000000"/>
              </w:rPr>
            </w:pPr>
            <w:r w:rsidRPr="00FA71EE">
              <w:rPr>
                <w:rFonts w:ascii="Calibri" w:hAnsi="Calibri" w:cs="Calibri"/>
                <w:color w:val="000000"/>
              </w:rPr>
              <w:t xml:space="preserve">iPro </w:t>
            </w:r>
          </w:p>
        </w:tc>
      </w:tr>
      <w:tr w:rsidR="006871F5" w:rsidRPr="00FA71EE" w14:paraId="350853DC" w14:textId="77777777" w:rsidTr="00EE605D">
        <w:trPr>
          <w:trHeight w:val="320"/>
          <w:jc w:val="center"/>
        </w:trPr>
        <w:tc>
          <w:tcPr>
            <w:tcW w:w="1980" w:type="dxa"/>
            <w:shd w:val="clear" w:color="auto" w:fill="auto"/>
            <w:noWrap/>
            <w:vAlign w:val="bottom"/>
            <w:hideMark/>
          </w:tcPr>
          <w:p w14:paraId="7EC41904" w14:textId="77777777" w:rsidR="006871F5" w:rsidRPr="00FA71EE" w:rsidRDefault="006871F5" w:rsidP="00EE605D">
            <w:pPr>
              <w:rPr>
                <w:rFonts w:ascii="Calibri" w:hAnsi="Calibri" w:cs="Calibri"/>
                <w:color w:val="000000"/>
              </w:rPr>
            </w:pPr>
            <w:r w:rsidRPr="00FA71EE">
              <w:rPr>
                <w:rFonts w:ascii="Calibri" w:hAnsi="Calibri" w:cs="Calibri"/>
                <w:color w:val="000000"/>
              </w:rPr>
              <w:t xml:space="preserve"># Sensor Values </w:t>
            </w:r>
          </w:p>
        </w:tc>
        <w:tc>
          <w:tcPr>
            <w:tcW w:w="1493" w:type="dxa"/>
            <w:shd w:val="clear" w:color="auto" w:fill="auto"/>
            <w:noWrap/>
            <w:vAlign w:val="bottom"/>
            <w:hideMark/>
          </w:tcPr>
          <w:p w14:paraId="4400B207" w14:textId="77777777" w:rsidR="006871F5" w:rsidRPr="00FA71EE" w:rsidRDefault="006871F5" w:rsidP="00EE605D">
            <w:pPr>
              <w:jc w:val="right"/>
              <w:rPr>
                <w:rFonts w:ascii="Calibri" w:hAnsi="Calibri" w:cs="Calibri"/>
                <w:color w:val="000000"/>
              </w:rPr>
            </w:pPr>
            <w:r w:rsidRPr="00FA71EE">
              <w:rPr>
                <w:rFonts w:ascii="Calibri" w:hAnsi="Calibri" w:cs="Calibri"/>
                <w:color w:val="000000"/>
              </w:rPr>
              <w:t>2000</w:t>
            </w:r>
          </w:p>
        </w:tc>
        <w:tc>
          <w:tcPr>
            <w:tcW w:w="703" w:type="dxa"/>
            <w:shd w:val="clear" w:color="auto" w:fill="auto"/>
            <w:noWrap/>
            <w:vAlign w:val="bottom"/>
            <w:hideMark/>
          </w:tcPr>
          <w:p w14:paraId="69BA8EE2" w14:textId="77777777" w:rsidR="006871F5" w:rsidRPr="00FA71EE" w:rsidRDefault="006871F5" w:rsidP="00EE605D">
            <w:pPr>
              <w:jc w:val="right"/>
              <w:rPr>
                <w:rFonts w:ascii="Calibri" w:hAnsi="Calibri" w:cs="Calibri"/>
                <w:color w:val="000000"/>
              </w:rPr>
            </w:pPr>
            <w:r w:rsidRPr="00FA71EE">
              <w:rPr>
                <w:rFonts w:ascii="Calibri" w:hAnsi="Calibri" w:cs="Calibri"/>
                <w:color w:val="000000"/>
              </w:rPr>
              <w:t>2000</w:t>
            </w:r>
          </w:p>
        </w:tc>
      </w:tr>
      <w:tr w:rsidR="006871F5" w:rsidRPr="00FA71EE" w14:paraId="1DBA5DAE" w14:textId="77777777" w:rsidTr="00EE605D">
        <w:trPr>
          <w:trHeight w:val="320"/>
          <w:jc w:val="center"/>
        </w:trPr>
        <w:tc>
          <w:tcPr>
            <w:tcW w:w="1980" w:type="dxa"/>
            <w:shd w:val="clear" w:color="auto" w:fill="auto"/>
            <w:noWrap/>
            <w:vAlign w:val="bottom"/>
            <w:hideMark/>
          </w:tcPr>
          <w:p w14:paraId="1B85FE02" w14:textId="77777777" w:rsidR="006871F5" w:rsidRPr="00FA71EE" w:rsidRDefault="006871F5" w:rsidP="00EE605D">
            <w:pPr>
              <w:rPr>
                <w:rFonts w:ascii="Calibri" w:hAnsi="Calibri" w:cs="Calibri"/>
                <w:color w:val="000000"/>
              </w:rPr>
            </w:pPr>
            <w:r w:rsidRPr="00FA71EE">
              <w:rPr>
                <w:rFonts w:ascii="Calibri" w:hAnsi="Calibri" w:cs="Calibri"/>
                <w:color w:val="000000"/>
              </w:rPr>
              <w:t xml:space="preserve">Highest </w:t>
            </w:r>
          </w:p>
        </w:tc>
        <w:tc>
          <w:tcPr>
            <w:tcW w:w="1493" w:type="dxa"/>
            <w:shd w:val="clear" w:color="auto" w:fill="auto"/>
            <w:noWrap/>
            <w:vAlign w:val="bottom"/>
            <w:hideMark/>
          </w:tcPr>
          <w:p w14:paraId="7E6E5975" w14:textId="77777777" w:rsidR="006871F5" w:rsidRPr="00FA71EE" w:rsidRDefault="006871F5" w:rsidP="00EE605D">
            <w:pPr>
              <w:jc w:val="right"/>
              <w:rPr>
                <w:rFonts w:ascii="Calibri" w:hAnsi="Calibri" w:cs="Calibri"/>
                <w:color w:val="000000"/>
              </w:rPr>
            </w:pPr>
            <w:r w:rsidRPr="00FA71EE">
              <w:rPr>
                <w:rFonts w:ascii="Calibri" w:hAnsi="Calibri" w:cs="Calibri"/>
                <w:color w:val="000000"/>
              </w:rPr>
              <w:t>282</w:t>
            </w:r>
          </w:p>
        </w:tc>
        <w:tc>
          <w:tcPr>
            <w:tcW w:w="703" w:type="dxa"/>
            <w:shd w:val="clear" w:color="auto" w:fill="auto"/>
            <w:noWrap/>
            <w:vAlign w:val="bottom"/>
            <w:hideMark/>
          </w:tcPr>
          <w:p w14:paraId="6A6AC953" w14:textId="77777777" w:rsidR="006871F5" w:rsidRPr="00FA71EE" w:rsidRDefault="006871F5" w:rsidP="00EE605D">
            <w:pPr>
              <w:jc w:val="right"/>
              <w:rPr>
                <w:rFonts w:ascii="Calibri" w:hAnsi="Calibri" w:cs="Calibri"/>
                <w:color w:val="000000"/>
              </w:rPr>
            </w:pPr>
            <w:r w:rsidRPr="00FA71EE">
              <w:rPr>
                <w:rFonts w:ascii="Calibri" w:hAnsi="Calibri" w:cs="Calibri"/>
                <w:color w:val="000000"/>
              </w:rPr>
              <w:t>282</w:t>
            </w:r>
          </w:p>
        </w:tc>
      </w:tr>
      <w:tr w:rsidR="006871F5" w:rsidRPr="00FA71EE" w14:paraId="1D1BE264" w14:textId="77777777" w:rsidTr="00EE605D">
        <w:trPr>
          <w:trHeight w:val="320"/>
          <w:jc w:val="center"/>
        </w:trPr>
        <w:tc>
          <w:tcPr>
            <w:tcW w:w="1980" w:type="dxa"/>
            <w:shd w:val="clear" w:color="auto" w:fill="auto"/>
            <w:noWrap/>
            <w:vAlign w:val="bottom"/>
            <w:hideMark/>
          </w:tcPr>
          <w:p w14:paraId="11A89E9A" w14:textId="77777777" w:rsidR="006871F5" w:rsidRPr="00FA71EE" w:rsidRDefault="006871F5" w:rsidP="00EE605D">
            <w:pPr>
              <w:rPr>
                <w:rFonts w:ascii="Calibri" w:hAnsi="Calibri" w:cs="Calibri"/>
                <w:color w:val="000000"/>
              </w:rPr>
            </w:pPr>
            <w:r w:rsidRPr="00FA71EE">
              <w:rPr>
                <w:rFonts w:ascii="Calibri" w:hAnsi="Calibri" w:cs="Calibri"/>
                <w:color w:val="000000"/>
              </w:rPr>
              <w:t xml:space="preserve">Lowest </w:t>
            </w:r>
          </w:p>
        </w:tc>
        <w:tc>
          <w:tcPr>
            <w:tcW w:w="1493" w:type="dxa"/>
            <w:shd w:val="clear" w:color="auto" w:fill="auto"/>
            <w:noWrap/>
            <w:vAlign w:val="bottom"/>
            <w:hideMark/>
          </w:tcPr>
          <w:p w14:paraId="0CD92AE0" w14:textId="77777777" w:rsidR="006871F5" w:rsidRPr="00FA71EE" w:rsidRDefault="006871F5" w:rsidP="00EE605D">
            <w:pPr>
              <w:jc w:val="right"/>
              <w:rPr>
                <w:rFonts w:ascii="Calibri" w:hAnsi="Calibri" w:cs="Calibri"/>
                <w:color w:val="000000"/>
              </w:rPr>
            </w:pPr>
            <w:r w:rsidRPr="00FA71EE">
              <w:rPr>
                <w:rFonts w:ascii="Calibri" w:hAnsi="Calibri" w:cs="Calibri"/>
                <w:color w:val="000000"/>
              </w:rPr>
              <w:t>70</w:t>
            </w:r>
          </w:p>
        </w:tc>
        <w:tc>
          <w:tcPr>
            <w:tcW w:w="703" w:type="dxa"/>
            <w:shd w:val="clear" w:color="auto" w:fill="auto"/>
            <w:noWrap/>
            <w:vAlign w:val="bottom"/>
            <w:hideMark/>
          </w:tcPr>
          <w:p w14:paraId="024E9E4F" w14:textId="77777777" w:rsidR="006871F5" w:rsidRPr="00FA71EE" w:rsidRDefault="006871F5" w:rsidP="00EE605D">
            <w:pPr>
              <w:jc w:val="right"/>
              <w:rPr>
                <w:rFonts w:ascii="Calibri" w:hAnsi="Calibri" w:cs="Calibri"/>
                <w:color w:val="000000"/>
              </w:rPr>
            </w:pPr>
            <w:r w:rsidRPr="00FA71EE">
              <w:rPr>
                <w:rFonts w:ascii="Calibri" w:hAnsi="Calibri" w:cs="Calibri"/>
                <w:color w:val="000000"/>
              </w:rPr>
              <w:t>70</w:t>
            </w:r>
          </w:p>
        </w:tc>
      </w:tr>
      <w:tr w:rsidR="006871F5" w:rsidRPr="00FA71EE" w14:paraId="70BBAEF9" w14:textId="77777777" w:rsidTr="00EE605D">
        <w:trPr>
          <w:trHeight w:val="320"/>
          <w:jc w:val="center"/>
        </w:trPr>
        <w:tc>
          <w:tcPr>
            <w:tcW w:w="1980" w:type="dxa"/>
            <w:shd w:val="clear" w:color="auto" w:fill="auto"/>
            <w:noWrap/>
            <w:vAlign w:val="bottom"/>
            <w:hideMark/>
          </w:tcPr>
          <w:p w14:paraId="51C8D7D1" w14:textId="77777777" w:rsidR="006871F5" w:rsidRPr="00FA71EE" w:rsidRDefault="006871F5" w:rsidP="00EE605D">
            <w:pPr>
              <w:rPr>
                <w:rFonts w:ascii="Calibri" w:hAnsi="Calibri" w:cs="Calibri"/>
                <w:color w:val="000000"/>
              </w:rPr>
            </w:pPr>
            <w:r w:rsidRPr="00FA71EE">
              <w:rPr>
                <w:rFonts w:ascii="Calibri" w:hAnsi="Calibri" w:cs="Calibri"/>
                <w:color w:val="000000"/>
              </w:rPr>
              <w:t xml:space="preserve">Average </w:t>
            </w:r>
          </w:p>
        </w:tc>
        <w:tc>
          <w:tcPr>
            <w:tcW w:w="1493" w:type="dxa"/>
            <w:shd w:val="clear" w:color="auto" w:fill="auto"/>
            <w:noWrap/>
            <w:vAlign w:val="bottom"/>
            <w:hideMark/>
          </w:tcPr>
          <w:p w14:paraId="210C5454" w14:textId="77777777" w:rsidR="006871F5" w:rsidRPr="00FA71EE" w:rsidRDefault="006871F5" w:rsidP="00EE605D">
            <w:pPr>
              <w:jc w:val="right"/>
              <w:rPr>
                <w:rFonts w:ascii="Calibri" w:hAnsi="Calibri" w:cs="Calibri"/>
                <w:color w:val="000000"/>
              </w:rPr>
            </w:pPr>
            <w:r w:rsidRPr="00FA71EE">
              <w:rPr>
                <w:rFonts w:ascii="Calibri" w:hAnsi="Calibri" w:cs="Calibri"/>
                <w:color w:val="000000"/>
              </w:rPr>
              <w:t>126.874</w:t>
            </w:r>
          </w:p>
        </w:tc>
        <w:tc>
          <w:tcPr>
            <w:tcW w:w="703" w:type="dxa"/>
            <w:shd w:val="clear" w:color="auto" w:fill="auto"/>
            <w:noWrap/>
            <w:vAlign w:val="bottom"/>
            <w:hideMark/>
          </w:tcPr>
          <w:p w14:paraId="710BE777" w14:textId="77777777" w:rsidR="006871F5" w:rsidRPr="00FA71EE" w:rsidRDefault="006871F5" w:rsidP="00EE605D">
            <w:pPr>
              <w:jc w:val="right"/>
              <w:rPr>
                <w:rFonts w:ascii="Calibri" w:hAnsi="Calibri" w:cs="Calibri"/>
                <w:color w:val="000000"/>
              </w:rPr>
            </w:pPr>
            <w:r w:rsidRPr="00FA71EE">
              <w:rPr>
                <w:rFonts w:ascii="Calibri" w:hAnsi="Calibri" w:cs="Calibri"/>
                <w:color w:val="000000"/>
              </w:rPr>
              <w:t>127</w:t>
            </w:r>
          </w:p>
        </w:tc>
      </w:tr>
      <w:tr w:rsidR="006871F5" w:rsidRPr="00FA71EE" w14:paraId="4DE6F782" w14:textId="77777777" w:rsidTr="00EE605D">
        <w:trPr>
          <w:trHeight w:val="320"/>
          <w:jc w:val="center"/>
        </w:trPr>
        <w:tc>
          <w:tcPr>
            <w:tcW w:w="1980" w:type="dxa"/>
            <w:shd w:val="clear" w:color="auto" w:fill="auto"/>
            <w:noWrap/>
            <w:vAlign w:val="bottom"/>
            <w:hideMark/>
          </w:tcPr>
          <w:p w14:paraId="6B347247" w14:textId="77777777" w:rsidR="006871F5" w:rsidRPr="00FA71EE" w:rsidRDefault="006871F5" w:rsidP="00EE605D">
            <w:pPr>
              <w:rPr>
                <w:rFonts w:ascii="Calibri" w:hAnsi="Calibri" w:cs="Calibri"/>
                <w:color w:val="000000"/>
              </w:rPr>
            </w:pPr>
            <w:r w:rsidRPr="00FA71EE">
              <w:rPr>
                <w:rFonts w:ascii="Calibri" w:hAnsi="Calibri" w:cs="Calibri"/>
                <w:color w:val="000000"/>
              </w:rPr>
              <w:t xml:space="preserve">Standard Dev </w:t>
            </w:r>
          </w:p>
        </w:tc>
        <w:tc>
          <w:tcPr>
            <w:tcW w:w="1493" w:type="dxa"/>
            <w:shd w:val="clear" w:color="auto" w:fill="auto"/>
            <w:noWrap/>
            <w:vAlign w:val="bottom"/>
            <w:hideMark/>
          </w:tcPr>
          <w:p w14:paraId="5610F651" w14:textId="77777777" w:rsidR="006871F5" w:rsidRPr="00FA71EE" w:rsidRDefault="006871F5" w:rsidP="00EE605D">
            <w:pPr>
              <w:jc w:val="right"/>
              <w:rPr>
                <w:rFonts w:ascii="Calibri" w:hAnsi="Calibri" w:cs="Calibri"/>
                <w:color w:val="000000"/>
              </w:rPr>
            </w:pPr>
            <w:r w:rsidRPr="00FA71EE">
              <w:rPr>
                <w:rFonts w:ascii="Calibri" w:hAnsi="Calibri" w:cs="Calibri"/>
                <w:color w:val="000000"/>
              </w:rPr>
              <w:t>30.</w:t>
            </w:r>
            <w:commentRangeStart w:id="114"/>
            <w:r w:rsidRPr="00FA71EE">
              <w:rPr>
                <w:rFonts w:ascii="Calibri" w:hAnsi="Calibri" w:cs="Calibri"/>
                <w:color w:val="000000"/>
              </w:rPr>
              <w:t>79367223</w:t>
            </w:r>
            <w:commentRangeEnd w:id="114"/>
            <w:r w:rsidR="00AA1753">
              <w:rPr>
                <w:rStyle w:val="CommentReference"/>
                <w:rFonts w:eastAsiaTheme="minorHAnsi"/>
              </w:rPr>
              <w:commentReference w:id="114"/>
            </w:r>
          </w:p>
        </w:tc>
        <w:tc>
          <w:tcPr>
            <w:tcW w:w="703" w:type="dxa"/>
            <w:shd w:val="clear" w:color="auto" w:fill="auto"/>
            <w:noWrap/>
            <w:vAlign w:val="bottom"/>
            <w:hideMark/>
          </w:tcPr>
          <w:p w14:paraId="63C66A40" w14:textId="77777777" w:rsidR="006871F5" w:rsidRPr="00FA71EE" w:rsidRDefault="006871F5" w:rsidP="00EE605D">
            <w:pPr>
              <w:jc w:val="right"/>
              <w:rPr>
                <w:rFonts w:ascii="Calibri" w:hAnsi="Calibri" w:cs="Calibri"/>
                <w:color w:val="000000"/>
              </w:rPr>
            </w:pPr>
            <w:r w:rsidRPr="00FA71EE">
              <w:rPr>
                <w:rFonts w:ascii="Calibri" w:hAnsi="Calibri" w:cs="Calibri"/>
                <w:color w:val="000000"/>
              </w:rPr>
              <w:t>31</w:t>
            </w:r>
          </w:p>
        </w:tc>
      </w:tr>
      <w:tr w:rsidR="006871F5" w:rsidRPr="00FA71EE" w14:paraId="4320A83F" w14:textId="77777777" w:rsidTr="00EE605D">
        <w:trPr>
          <w:trHeight w:val="320"/>
          <w:jc w:val="center"/>
        </w:trPr>
        <w:tc>
          <w:tcPr>
            <w:tcW w:w="1980" w:type="dxa"/>
            <w:shd w:val="clear" w:color="auto" w:fill="auto"/>
            <w:noWrap/>
            <w:vAlign w:val="bottom"/>
            <w:hideMark/>
          </w:tcPr>
          <w:p w14:paraId="30B22366" w14:textId="77777777" w:rsidR="006871F5" w:rsidRPr="00FA71EE" w:rsidRDefault="006871F5" w:rsidP="00EE605D">
            <w:pPr>
              <w:rPr>
                <w:rFonts w:ascii="Calibri" w:hAnsi="Calibri" w:cs="Calibri"/>
                <w:color w:val="000000"/>
              </w:rPr>
            </w:pPr>
            <w:r w:rsidRPr="00FA71EE">
              <w:rPr>
                <w:rFonts w:ascii="Calibri" w:hAnsi="Calibri" w:cs="Calibri"/>
                <w:color w:val="000000"/>
              </w:rPr>
              <w:t># High Excursions</w:t>
            </w:r>
          </w:p>
        </w:tc>
        <w:tc>
          <w:tcPr>
            <w:tcW w:w="1493" w:type="dxa"/>
            <w:shd w:val="clear" w:color="auto" w:fill="auto"/>
            <w:noWrap/>
            <w:vAlign w:val="bottom"/>
            <w:hideMark/>
          </w:tcPr>
          <w:p w14:paraId="3D04CC7B" w14:textId="77777777" w:rsidR="006871F5" w:rsidRPr="00FA71EE" w:rsidRDefault="006871F5" w:rsidP="00EE605D">
            <w:pPr>
              <w:jc w:val="right"/>
              <w:rPr>
                <w:rFonts w:ascii="Calibri" w:hAnsi="Calibri" w:cs="Calibri"/>
                <w:color w:val="000000"/>
              </w:rPr>
            </w:pPr>
            <w:r w:rsidRPr="00FA71EE">
              <w:rPr>
                <w:rFonts w:ascii="Calibri" w:hAnsi="Calibri" w:cs="Calibri"/>
                <w:color w:val="000000"/>
              </w:rPr>
              <w:t>31</w:t>
            </w:r>
          </w:p>
        </w:tc>
        <w:tc>
          <w:tcPr>
            <w:tcW w:w="703" w:type="dxa"/>
            <w:shd w:val="clear" w:color="auto" w:fill="auto"/>
            <w:noWrap/>
            <w:vAlign w:val="bottom"/>
            <w:hideMark/>
          </w:tcPr>
          <w:p w14:paraId="7C256F02" w14:textId="77777777" w:rsidR="006871F5" w:rsidRPr="00FA71EE" w:rsidRDefault="006871F5" w:rsidP="00EE605D">
            <w:pPr>
              <w:jc w:val="right"/>
              <w:rPr>
                <w:rFonts w:ascii="Calibri" w:hAnsi="Calibri" w:cs="Calibri"/>
                <w:color w:val="000000"/>
              </w:rPr>
            </w:pPr>
            <w:r w:rsidRPr="00FA71EE">
              <w:rPr>
                <w:rFonts w:ascii="Calibri" w:hAnsi="Calibri" w:cs="Calibri"/>
                <w:color w:val="000000"/>
              </w:rPr>
              <w:t>32</w:t>
            </w:r>
          </w:p>
        </w:tc>
      </w:tr>
      <w:tr w:rsidR="006871F5" w:rsidRPr="00FA71EE" w14:paraId="3965A45E" w14:textId="77777777" w:rsidTr="00EE605D">
        <w:trPr>
          <w:trHeight w:val="320"/>
          <w:jc w:val="center"/>
        </w:trPr>
        <w:tc>
          <w:tcPr>
            <w:tcW w:w="1980" w:type="dxa"/>
            <w:shd w:val="clear" w:color="auto" w:fill="auto"/>
            <w:noWrap/>
            <w:vAlign w:val="bottom"/>
            <w:hideMark/>
          </w:tcPr>
          <w:p w14:paraId="56E350ED" w14:textId="77777777" w:rsidR="006871F5" w:rsidRPr="00FA71EE" w:rsidRDefault="006871F5" w:rsidP="00EE605D">
            <w:pPr>
              <w:rPr>
                <w:rFonts w:ascii="Calibri" w:hAnsi="Calibri" w:cs="Calibri"/>
                <w:color w:val="000000"/>
              </w:rPr>
            </w:pPr>
            <w:r w:rsidRPr="00FA71EE">
              <w:rPr>
                <w:rFonts w:ascii="Calibri" w:hAnsi="Calibri" w:cs="Calibri"/>
                <w:color w:val="000000"/>
              </w:rPr>
              <w:t># Low Excursions</w:t>
            </w:r>
          </w:p>
        </w:tc>
        <w:tc>
          <w:tcPr>
            <w:tcW w:w="1493" w:type="dxa"/>
            <w:shd w:val="clear" w:color="auto" w:fill="auto"/>
            <w:noWrap/>
            <w:vAlign w:val="bottom"/>
            <w:hideMark/>
          </w:tcPr>
          <w:p w14:paraId="69A47E58" w14:textId="77777777" w:rsidR="006871F5" w:rsidRPr="00FA71EE" w:rsidRDefault="006871F5" w:rsidP="00EE605D">
            <w:pPr>
              <w:jc w:val="right"/>
              <w:rPr>
                <w:rFonts w:ascii="Calibri" w:hAnsi="Calibri" w:cs="Calibri"/>
                <w:color w:val="000000"/>
              </w:rPr>
            </w:pPr>
            <w:r w:rsidRPr="00FA71EE">
              <w:rPr>
                <w:rFonts w:ascii="Calibri" w:hAnsi="Calibri" w:cs="Calibri"/>
                <w:color w:val="000000"/>
              </w:rPr>
              <w:t>0</w:t>
            </w:r>
          </w:p>
        </w:tc>
        <w:tc>
          <w:tcPr>
            <w:tcW w:w="703" w:type="dxa"/>
            <w:shd w:val="clear" w:color="auto" w:fill="auto"/>
            <w:noWrap/>
            <w:vAlign w:val="bottom"/>
            <w:hideMark/>
          </w:tcPr>
          <w:p w14:paraId="668FE589" w14:textId="77777777" w:rsidR="006871F5" w:rsidRPr="00FA71EE" w:rsidRDefault="006871F5" w:rsidP="00EE605D">
            <w:pPr>
              <w:jc w:val="right"/>
              <w:rPr>
                <w:rFonts w:ascii="Calibri" w:hAnsi="Calibri" w:cs="Calibri"/>
                <w:color w:val="000000"/>
              </w:rPr>
            </w:pPr>
            <w:r w:rsidRPr="00FA71EE">
              <w:rPr>
                <w:rFonts w:ascii="Calibri" w:hAnsi="Calibri" w:cs="Calibri"/>
                <w:color w:val="000000"/>
              </w:rPr>
              <w:t>0</w:t>
            </w:r>
          </w:p>
        </w:tc>
      </w:tr>
      <w:tr w:rsidR="006871F5" w:rsidRPr="00FA71EE" w14:paraId="3EA52682" w14:textId="77777777" w:rsidTr="00EE605D">
        <w:trPr>
          <w:trHeight w:val="320"/>
          <w:jc w:val="center"/>
        </w:trPr>
        <w:tc>
          <w:tcPr>
            <w:tcW w:w="1980" w:type="dxa"/>
            <w:shd w:val="clear" w:color="auto" w:fill="auto"/>
            <w:noWrap/>
            <w:vAlign w:val="bottom"/>
            <w:hideMark/>
          </w:tcPr>
          <w:p w14:paraId="0B5F7DB2" w14:textId="77777777" w:rsidR="006871F5" w:rsidRPr="00FA71EE" w:rsidRDefault="006871F5" w:rsidP="00EE605D">
            <w:pPr>
              <w:rPr>
                <w:rFonts w:ascii="Calibri" w:hAnsi="Calibri" w:cs="Calibri"/>
                <w:color w:val="000000"/>
              </w:rPr>
            </w:pPr>
            <w:r w:rsidRPr="00FA71EE">
              <w:rPr>
                <w:rFonts w:ascii="Calibri" w:hAnsi="Calibri" w:cs="Calibri"/>
                <w:color w:val="000000"/>
              </w:rPr>
              <w:t>% Time Above 140</w:t>
            </w:r>
          </w:p>
        </w:tc>
        <w:tc>
          <w:tcPr>
            <w:tcW w:w="1493" w:type="dxa"/>
            <w:shd w:val="clear" w:color="auto" w:fill="auto"/>
            <w:noWrap/>
            <w:vAlign w:val="bottom"/>
            <w:hideMark/>
          </w:tcPr>
          <w:p w14:paraId="6965DD71" w14:textId="77777777" w:rsidR="006871F5" w:rsidRPr="00FA71EE" w:rsidRDefault="006871F5" w:rsidP="00EE605D">
            <w:pPr>
              <w:jc w:val="right"/>
              <w:rPr>
                <w:rFonts w:ascii="Calibri" w:hAnsi="Calibri" w:cs="Calibri"/>
                <w:color w:val="000000"/>
              </w:rPr>
            </w:pPr>
            <w:r w:rsidRPr="00FA71EE">
              <w:rPr>
                <w:rFonts w:ascii="Calibri" w:hAnsi="Calibri" w:cs="Calibri"/>
                <w:color w:val="000000"/>
              </w:rPr>
              <w:t>24.85</w:t>
            </w:r>
          </w:p>
        </w:tc>
        <w:tc>
          <w:tcPr>
            <w:tcW w:w="703" w:type="dxa"/>
            <w:shd w:val="clear" w:color="auto" w:fill="auto"/>
            <w:noWrap/>
            <w:vAlign w:val="bottom"/>
            <w:hideMark/>
          </w:tcPr>
          <w:p w14:paraId="03ED38B5" w14:textId="77777777" w:rsidR="006871F5" w:rsidRPr="00FA71EE" w:rsidRDefault="006871F5" w:rsidP="00EE605D">
            <w:pPr>
              <w:jc w:val="right"/>
              <w:rPr>
                <w:rFonts w:ascii="Calibri" w:hAnsi="Calibri" w:cs="Calibri"/>
                <w:color w:val="000000"/>
              </w:rPr>
            </w:pPr>
            <w:r w:rsidRPr="00FA71EE">
              <w:rPr>
                <w:rFonts w:ascii="Calibri" w:hAnsi="Calibri" w:cs="Calibri"/>
                <w:color w:val="000000"/>
              </w:rPr>
              <w:t>24</w:t>
            </w:r>
          </w:p>
        </w:tc>
      </w:tr>
      <w:tr w:rsidR="006871F5" w:rsidRPr="00FA71EE" w14:paraId="24DC569F" w14:textId="77777777" w:rsidTr="00EE605D">
        <w:trPr>
          <w:trHeight w:val="320"/>
          <w:jc w:val="center"/>
        </w:trPr>
        <w:tc>
          <w:tcPr>
            <w:tcW w:w="1980" w:type="dxa"/>
            <w:shd w:val="clear" w:color="auto" w:fill="auto"/>
            <w:noWrap/>
            <w:vAlign w:val="bottom"/>
            <w:hideMark/>
          </w:tcPr>
          <w:p w14:paraId="60C33040" w14:textId="77777777" w:rsidR="006871F5" w:rsidRPr="00FA71EE" w:rsidRDefault="006871F5" w:rsidP="00EE605D">
            <w:pPr>
              <w:rPr>
                <w:rFonts w:ascii="Calibri" w:hAnsi="Calibri" w:cs="Calibri"/>
                <w:color w:val="000000"/>
              </w:rPr>
            </w:pPr>
            <w:r w:rsidRPr="00FA71EE">
              <w:rPr>
                <w:rFonts w:ascii="Calibri" w:hAnsi="Calibri" w:cs="Calibri"/>
                <w:color w:val="000000"/>
              </w:rPr>
              <w:t>% Time Below 60</w:t>
            </w:r>
          </w:p>
        </w:tc>
        <w:tc>
          <w:tcPr>
            <w:tcW w:w="1493" w:type="dxa"/>
            <w:shd w:val="clear" w:color="auto" w:fill="auto"/>
            <w:noWrap/>
            <w:vAlign w:val="bottom"/>
            <w:hideMark/>
          </w:tcPr>
          <w:p w14:paraId="3B1EFE16" w14:textId="77777777" w:rsidR="006871F5" w:rsidRPr="00FA71EE" w:rsidRDefault="006871F5" w:rsidP="00EE605D">
            <w:pPr>
              <w:jc w:val="right"/>
              <w:rPr>
                <w:rFonts w:ascii="Calibri" w:hAnsi="Calibri" w:cs="Calibri"/>
                <w:color w:val="000000"/>
              </w:rPr>
            </w:pPr>
            <w:r w:rsidRPr="00FA71EE">
              <w:rPr>
                <w:rFonts w:ascii="Calibri" w:hAnsi="Calibri" w:cs="Calibri"/>
                <w:color w:val="000000"/>
              </w:rPr>
              <w:t>0</w:t>
            </w:r>
          </w:p>
        </w:tc>
        <w:tc>
          <w:tcPr>
            <w:tcW w:w="703" w:type="dxa"/>
            <w:shd w:val="clear" w:color="auto" w:fill="auto"/>
            <w:noWrap/>
            <w:vAlign w:val="bottom"/>
            <w:hideMark/>
          </w:tcPr>
          <w:p w14:paraId="2F066EFB" w14:textId="77777777" w:rsidR="006871F5" w:rsidRPr="00FA71EE" w:rsidRDefault="006871F5" w:rsidP="00EE605D">
            <w:pPr>
              <w:jc w:val="right"/>
              <w:rPr>
                <w:rFonts w:ascii="Calibri" w:hAnsi="Calibri" w:cs="Calibri"/>
                <w:color w:val="000000"/>
              </w:rPr>
            </w:pPr>
            <w:r w:rsidRPr="00FA71EE">
              <w:rPr>
                <w:rFonts w:ascii="Calibri" w:hAnsi="Calibri" w:cs="Calibri"/>
                <w:color w:val="000000"/>
              </w:rPr>
              <w:t>0</w:t>
            </w:r>
          </w:p>
        </w:tc>
      </w:tr>
    </w:tbl>
    <w:p w14:paraId="5CA68787" w14:textId="77777777" w:rsidR="006871F5" w:rsidRDefault="006871F5" w:rsidP="006871F5">
      <w:pPr>
        <w:pStyle w:val="ListParagraph"/>
        <w:spacing w:after="160" w:line="259" w:lineRule="auto"/>
      </w:pPr>
    </w:p>
    <w:p w14:paraId="5B48763F" w14:textId="7DF4024A" w:rsidR="006871F5" w:rsidRDefault="001F1753" w:rsidP="00FA71EE">
      <w:pPr>
        <w:pStyle w:val="ListParagraph"/>
        <w:numPr>
          <w:ilvl w:val="0"/>
          <w:numId w:val="1"/>
        </w:numPr>
        <w:spacing w:after="160" w:line="259" w:lineRule="auto"/>
      </w:pPr>
      <w:r>
        <w:t>Carelink 670G</w:t>
      </w:r>
    </w:p>
    <w:tbl>
      <w:tblPr>
        <w:tblW w:w="49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493"/>
        <w:gridCol w:w="1500"/>
      </w:tblGrid>
      <w:tr w:rsidR="001F1753" w14:paraId="36C8BDFC" w14:textId="77777777" w:rsidTr="001F1753">
        <w:trPr>
          <w:trHeight w:val="320"/>
          <w:jc w:val="center"/>
        </w:trPr>
        <w:tc>
          <w:tcPr>
            <w:tcW w:w="1980" w:type="dxa"/>
            <w:shd w:val="clear" w:color="auto" w:fill="auto"/>
            <w:noWrap/>
            <w:vAlign w:val="bottom"/>
            <w:hideMark/>
          </w:tcPr>
          <w:p w14:paraId="4A3DDE64" w14:textId="77777777" w:rsidR="001F1753" w:rsidRDefault="001F1753">
            <w:pPr>
              <w:rPr>
                <w:sz w:val="20"/>
                <w:szCs w:val="20"/>
              </w:rPr>
            </w:pPr>
          </w:p>
        </w:tc>
        <w:tc>
          <w:tcPr>
            <w:tcW w:w="1460" w:type="dxa"/>
            <w:shd w:val="clear" w:color="auto" w:fill="auto"/>
            <w:noWrap/>
            <w:vAlign w:val="bottom"/>
            <w:hideMark/>
          </w:tcPr>
          <w:p w14:paraId="4289816A" w14:textId="77777777" w:rsidR="001F1753" w:rsidRDefault="001F1753">
            <w:pPr>
              <w:rPr>
                <w:rFonts w:ascii="Calibri" w:hAnsi="Calibri" w:cs="Calibri"/>
                <w:color w:val="000000"/>
              </w:rPr>
            </w:pPr>
            <w:r>
              <w:rPr>
                <w:rFonts w:ascii="Calibri" w:hAnsi="Calibri" w:cs="Calibri"/>
                <w:color w:val="000000"/>
              </w:rPr>
              <w:t>cgmanalysis</w:t>
            </w:r>
          </w:p>
        </w:tc>
        <w:tc>
          <w:tcPr>
            <w:tcW w:w="1500" w:type="dxa"/>
            <w:shd w:val="clear" w:color="auto" w:fill="auto"/>
            <w:noWrap/>
            <w:vAlign w:val="bottom"/>
            <w:hideMark/>
          </w:tcPr>
          <w:p w14:paraId="3036863E" w14:textId="77777777" w:rsidR="001F1753" w:rsidRDefault="001F1753">
            <w:pPr>
              <w:rPr>
                <w:rFonts w:ascii="Calibri" w:hAnsi="Calibri" w:cs="Calibri"/>
                <w:color w:val="000000"/>
              </w:rPr>
            </w:pPr>
            <w:r>
              <w:rPr>
                <w:rFonts w:ascii="Calibri" w:hAnsi="Calibri" w:cs="Calibri"/>
                <w:color w:val="000000"/>
              </w:rPr>
              <w:t>Carelink 670G</w:t>
            </w:r>
          </w:p>
        </w:tc>
      </w:tr>
      <w:tr w:rsidR="001F1753" w14:paraId="4E26A342" w14:textId="77777777" w:rsidTr="001F1753">
        <w:trPr>
          <w:trHeight w:val="320"/>
          <w:jc w:val="center"/>
        </w:trPr>
        <w:tc>
          <w:tcPr>
            <w:tcW w:w="1980" w:type="dxa"/>
            <w:shd w:val="clear" w:color="auto" w:fill="auto"/>
            <w:noWrap/>
            <w:vAlign w:val="bottom"/>
            <w:hideMark/>
          </w:tcPr>
          <w:p w14:paraId="4E2D2EA2" w14:textId="77777777" w:rsidR="001F1753" w:rsidRDefault="001F1753">
            <w:pPr>
              <w:rPr>
                <w:rFonts w:ascii="Calibri" w:hAnsi="Calibri" w:cs="Calibri"/>
                <w:color w:val="000000"/>
              </w:rPr>
            </w:pPr>
            <w:r>
              <w:rPr>
                <w:rFonts w:ascii="Calibri" w:hAnsi="Calibri" w:cs="Calibri"/>
                <w:color w:val="000000"/>
              </w:rPr>
              <w:t xml:space="preserve">Average </w:t>
            </w:r>
          </w:p>
        </w:tc>
        <w:tc>
          <w:tcPr>
            <w:tcW w:w="1460" w:type="dxa"/>
            <w:shd w:val="clear" w:color="auto" w:fill="auto"/>
            <w:noWrap/>
            <w:vAlign w:val="bottom"/>
            <w:hideMark/>
          </w:tcPr>
          <w:p w14:paraId="3662DEA2" w14:textId="77777777" w:rsidR="001F1753" w:rsidRDefault="001F1753">
            <w:pPr>
              <w:jc w:val="right"/>
              <w:rPr>
                <w:rFonts w:ascii="Calibri" w:hAnsi="Calibri" w:cs="Calibri"/>
                <w:color w:val="000000"/>
              </w:rPr>
            </w:pPr>
            <w:r>
              <w:rPr>
                <w:rFonts w:ascii="Calibri" w:hAnsi="Calibri" w:cs="Calibri"/>
                <w:color w:val="000000"/>
              </w:rPr>
              <w:t>123.6503122</w:t>
            </w:r>
          </w:p>
        </w:tc>
        <w:tc>
          <w:tcPr>
            <w:tcW w:w="1500" w:type="dxa"/>
            <w:shd w:val="clear" w:color="auto" w:fill="auto"/>
            <w:noWrap/>
            <w:vAlign w:val="bottom"/>
            <w:hideMark/>
          </w:tcPr>
          <w:p w14:paraId="0A03C845" w14:textId="77777777" w:rsidR="001F1753" w:rsidRDefault="001F1753">
            <w:pPr>
              <w:jc w:val="right"/>
              <w:rPr>
                <w:rFonts w:ascii="Calibri" w:hAnsi="Calibri" w:cs="Calibri"/>
                <w:color w:val="000000"/>
              </w:rPr>
            </w:pPr>
            <w:r>
              <w:rPr>
                <w:rFonts w:ascii="Calibri" w:hAnsi="Calibri" w:cs="Calibri"/>
                <w:color w:val="000000"/>
              </w:rPr>
              <w:t>124</w:t>
            </w:r>
          </w:p>
        </w:tc>
      </w:tr>
      <w:tr w:rsidR="001F1753" w14:paraId="56765FE7" w14:textId="77777777" w:rsidTr="001F1753">
        <w:trPr>
          <w:trHeight w:val="320"/>
          <w:jc w:val="center"/>
        </w:trPr>
        <w:tc>
          <w:tcPr>
            <w:tcW w:w="1980" w:type="dxa"/>
            <w:shd w:val="clear" w:color="auto" w:fill="auto"/>
            <w:noWrap/>
            <w:vAlign w:val="bottom"/>
            <w:hideMark/>
          </w:tcPr>
          <w:p w14:paraId="3B51EA8D" w14:textId="77777777" w:rsidR="001F1753" w:rsidRDefault="001F1753">
            <w:pPr>
              <w:rPr>
                <w:rFonts w:ascii="Calibri" w:hAnsi="Calibri" w:cs="Calibri"/>
                <w:color w:val="000000"/>
              </w:rPr>
            </w:pPr>
            <w:r>
              <w:rPr>
                <w:rFonts w:ascii="Calibri" w:hAnsi="Calibri" w:cs="Calibri"/>
                <w:color w:val="000000"/>
              </w:rPr>
              <w:t xml:space="preserve">Standard Dev </w:t>
            </w:r>
          </w:p>
        </w:tc>
        <w:tc>
          <w:tcPr>
            <w:tcW w:w="1460" w:type="dxa"/>
            <w:shd w:val="clear" w:color="auto" w:fill="auto"/>
            <w:noWrap/>
            <w:vAlign w:val="bottom"/>
            <w:hideMark/>
          </w:tcPr>
          <w:p w14:paraId="509FF951" w14:textId="77777777" w:rsidR="001F1753" w:rsidRDefault="001F1753">
            <w:pPr>
              <w:jc w:val="right"/>
              <w:rPr>
                <w:rFonts w:ascii="Calibri" w:hAnsi="Calibri" w:cs="Calibri"/>
                <w:color w:val="000000"/>
              </w:rPr>
            </w:pPr>
            <w:r>
              <w:rPr>
                <w:rFonts w:ascii="Calibri" w:hAnsi="Calibri" w:cs="Calibri"/>
                <w:color w:val="000000"/>
              </w:rPr>
              <w:t>37.5290915</w:t>
            </w:r>
          </w:p>
        </w:tc>
        <w:tc>
          <w:tcPr>
            <w:tcW w:w="1500" w:type="dxa"/>
            <w:shd w:val="clear" w:color="auto" w:fill="auto"/>
            <w:noWrap/>
            <w:vAlign w:val="bottom"/>
            <w:hideMark/>
          </w:tcPr>
          <w:p w14:paraId="242C66F4" w14:textId="77777777" w:rsidR="001F1753" w:rsidRDefault="001F1753">
            <w:pPr>
              <w:jc w:val="right"/>
              <w:rPr>
                <w:rFonts w:ascii="Calibri" w:hAnsi="Calibri" w:cs="Calibri"/>
                <w:color w:val="000000"/>
              </w:rPr>
            </w:pPr>
            <w:r>
              <w:rPr>
                <w:rFonts w:ascii="Calibri" w:hAnsi="Calibri" w:cs="Calibri"/>
                <w:color w:val="000000"/>
              </w:rPr>
              <w:t>38</w:t>
            </w:r>
          </w:p>
        </w:tc>
      </w:tr>
    </w:tbl>
    <w:p w14:paraId="1508C04E" w14:textId="77777777" w:rsidR="001F1753" w:rsidRDefault="001F1753" w:rsidP="001F1753">
      <w:pPr>
        <w:pStyle w:val="ListParagraph"/>
        <w:spacing w:after="160" w:line="259" w:lineRule="auto"/>
      </w:pPr>
    </w:p>
    <w:p w14:paraId="7018AEBA" w14:textId="06894D7F" w:rsidR="001F1753" w:rsidRDefault="00EC7D8F" w:rsidP="00FA71EE">
      <w:pPr>
        <w:pStyle w:val="ListParagraph"/>
        <w:numPr>
          <w:ilvl w:val="0"/>
          <w:numId w:val="1"/>
        </w:numPr>
        <w:spacing w:after="160" w:line="259" w:lineRule="auto"/>
      </w:pPr>
      <w:r>
        <w:t>Dexcom Clarity</w:t>
      </w:r>
    </w:p>
    <w:tbl>
      <w:tblPr>
        <w:tblW w:w="49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493"/>
        <w:gridCol w:w="1500"/>
      </w:tblGrid>
      <w:tr w:rsidR="00456535" w14:paraId="6ECA7166" w14:textId="77777777" w:rsidTr="00456535">
        <w:trPr>
          <w:trHeight w:val="320"/>
          <w:jc w:val="center"/>
        </w:trPr>
        <w:tc>
          <w:tcPr>
            <w:tcW w:w="1980" w:type="dxa"/>
            <w:shd w:val="clear" w:color="auto" w:fill="auto"/>
            <w:noWrap/>
            <w:vAlign w:val="bottom"/>
            <w:hideMark/>
          </w:tcPr>
          <w:p w14:paraId="633C907C" w14:textId="77777777" w:rsidR="00456535" w:rsidRDefault="00456535">
            <w:pPr>
              <w:rPr>
                <w:sz w:val="20"/>
                <w:szCs w:val="20"/>
              </w:rPr>
            </w:pPr>
          </w:p>
        </w:tc>
        <w:tc>
          <w:tcPr>
            <w:tcW w:w="1460" w:type="dxa"/>
            <w:shd w:val="clear" w:color="auto" w:fill="auto"/>
            <w:noWrap/>
            <w:vAlign w:val="bottom"/>
            <w:hideMark/>
          </w:tcPr>
          <w:p w14:paraId="257FD96A" w14:textId="77777777" w:rsidR="00456535" w:rsidRDefault="00456535">
            <w:pPr>
              <w:rPr>
                <w:rFonts w:ascii="Calibri" w:hAnsi="Calibri" w:cs="Calibri"/>
                <w:color w:val="000000"/>
              </w:rPr>
            </w:pPr>
            <w:r>
              <w:rPr>
                <w:rFonts w:ascii="Calibri" w:hAnsi="Calibri" w:cs="Calibri"/>
                <w:color w:val="000000"/>
              </w:rPr>
              <w:t>cgmanalysis</w:t>
            </w:r>
          </w:p>
        </w:tc>
        <w:tc>
          <w:tcPr>
            <w:tcW w:w="1500" w:type="dxa"/>
            <w:shd w:val="clear" w:color="auto" w:fill="auto"/>
            <w:noWrap/>
            <w:vAlign w:val="bottom"/>
            <w:hideMark/>
          </w:tcPr>
          <w:p w14:paraId="34C46E5B" w14:textId="77777777" w:rsidR="00456535" w:rsidRDefault="00456535">
            <w:pPr>
              <w:rPr>
                <w:rFonts w:ascii="Calibri" w:hAnsi="Calibri" w:cs="Calibri"/>
                <w:color w:val="000000"/>
              </w:rPr>
            </w:pPr>
            <w:r>
              <w:rPr>
                <w:rFonts w:ascii="Calibri" w:hAnsi="Calibri" w:cs="Calibri"/>
                <w:color w:val="000000"/>
              </w:rPr>
              <w:t>Dexcom Clarity</w:t>
            </w:r>
          </w:p>
        </w:tc>
      </w:tr>
      <w:tr w:rsidR="00456535" w14:paraId="3F92A6DF" w14:textId="77777777" w:rsidTr="00456535">
        <w:trPr>
          <w:trHeight w:val="320"/>
          <w:jc w:val="center"/>
        </w:trPr>
        <w:tc>
          <w:tcPr>
            <w:tcW w:w="1980" w:type="dxa"/>
            <w:shd w:val="clear" w:color="auto" w:fill="auto"/>
            <w:noWrap/>
            <w:vAlign w:val="bottom"/>
            <w:hideMark/>
          </w:tcPr>
          <w:p w14:paraId="676D35D0" w14:textId="77777777" w:rsidR="00456535" w:rsidRDefault="00456535">
            <w:pPr>
              <w:rPr>
                <w:rFonts w:ascii="Calibri" w:hAnsi="Calibri" w:cs="Calibri"/>
                <w:color w:val="000000"/>
              </w:rPr>
            </w:pPr>
            <w:r>
              <w:rPr>
                <w:rFonts w:ascii="Calibri" w:hAnsi="Calibri" w:cs="Calibri"/>
                <w:color w:val="000000"/>
              </w:rPr>
              <w:t xml:space="preserve">Average </w:t>
            </w:r>
          </w:p>
        </w:tc>
        <w:tc>
          <w:tcPr>
            <w:tcW w:w="1460" w:type="dxa"/>
            <w:shd w:val="clear" w:color="auto" w:fill="auto"/>
            <w:noWrap/>
            <w:vAlign w:val="bottom"/>
            <w:hideMark/>
          </w:tcPr>
          <w:p w14:paraId="63B64BCB" w14:textId="77777777" w:rsidR="00456535" w:rsidRDefault="00456535">
            <w:pPr>
              <w:jc w:val="right"/>
              <w:rPr>
                <w:rFonts w:ascii="Calibri" w:hAnsi="Calibri" w:cs="Calibri"/>
                <w:color w:val="000000"/>
              </w:rPr>
            </w:pPr>
            <w:r>
              <w:rPr>
                <w:rFonts w:ascii="Calibri" w:hAnsi="Calibri" w:cs="Calibri"/>
                <w:color w:val="000000"/>
              </w:rPr>
              <w:t>175.6790404</w:t>
            </w:r>
          </w:p>
        </w:tc>
        <w:tc>
          <w:tcPr>
            <w:tcW w:w="1500" w:type="dxa"/>
            <w:shd w:val="clear" w:color="auto" w:fill="auto"/>
            <w:noWrap/>
            <w:vAlign w:val="bottom"/>
            <w:hideMark/>
          </w:tcPr>
          <w:p w14:paraId="6386A5C7" w14:textId="77777777" w:rsidR="00456535" w:rsidRDefault="00456535">
            <w:pPr>
              <w:jc w:val="right"/>
              <w:rPr>
                <w:rFonts w:ascii="Calibri" w:hAnsi="Calibri" w:cs="Calibri"/>
                <w:color w:val="000000"/>
              </w:rPr>
            </w:pPr>
            <w:r>
              <w:rPr>
                <w:rFonts w:ascii="Calibri" w:hAnsi="Calibri" w:cs="Calibri"/>
                <w:color w:val="000000"/>
              </w:rPr>
              <w:t>176</w:t>
            </w:r>
          </w:p>
        </w:tc>
      </w:tr>
      <w:tr w:rsidR="00456535" w14:paraId="472F834C" w14:textId="77777777" w:rsidTr="00456535">
        <w:trPr>
          <w:trHeight w:val="320"/>
          <w:jc w:val="center"/>
        </w:trPr>
        <w:tc>
          <w:tcPr>
            <w:tcW w:w="1980" w:type="dxa"/>
            <w:shd w:val="clear" w:color="auto" w:fill="auto"/>
            <w:noWrap/>
            <w:vAlign w:val="bottom"/>
            <w:hideMark/>
          </w:tcPr>
          <w:p w14:paraId="7818A235" w14:textId="77777777" w:rsidR="00456535" w:rsidRDefault="00456535">
            <w:pPr>
              <w:rPr>
                <w:rFonts w:ascii="Calibri" w:hAnsi="Calibri" w:cs="Calibri"/>
                <w:color w:val="000000"/>
              </w:rPr>
            </w:pPr>
            <w:r>
              <w:rPr>
                <w:rFonts w:ascii="Calibri" w:hAnsi="Calibri" w:cs="Calibri"/>
                <w:color w:val="000000"/>
              </w:rPr>
              <w:t xml:space="preserve">Standard Dev </w:t>
            </w:r>
          </w:p>
        </w:tc>
        <w:tc>
          <w:tcPr>
            <w:tcW w:w="1460" w:type="dxa"/>
            <w:shd w:val="clear" w:color="auto" w:fill="auto"/>
            <w:noWrap/>
            <w:vAlign w:val="bottom"/>
            <w:hideMark/>
          </w:tcPr>
          <w:p w14:paraId="6413CC5A" w14:textId="77777777" w:rsidR="00456535" w:rsidRDefault="00456535">
            <w:pPr>
              <w:jc w:val="right"/>
              <w:rPr>
                <w:rFonts w:ascii="Calibri" w:hAnsi="Calibri" w:cs="Calibri"/>
                <w:color w:val="000000"/>
              </w:rPr>
            </w:pPr>
            <w:r>
              <w:rPr>
                <w:rFonts w:ascii="Calibri" w:hAnsi="Calibri" w:cs="Calibri"/>
                <w:color w:val="000000"/>
              </w:rPr>
              <w:t>67.09674726</w:t>
            </w:r>
          </w:p>
        </w:tc>
        <w:tc>
          <w:tcPr>
            <w:tcW w:w="1500" w:type="dxa"/>
            <w:shd w:val="clear" w:color="auto" w:fill="auto"/>
            <w:noWrap/>
            <w:vAlign w:val="bottom"/>
            <w:hideMark/>
          </w:tcPr>
          <w:p w14:paraId="669397B2" w14:textId="77777777" w:rsidR="00456535" w:rsidRDefault="00456535">
            <w:pPr>
              <w:jc w:val="right"/>
              <w:rPr>
                <w:rFonts w:ascii="Calibri" w:hAnsi="Calibri" w:cs="Calibri"/>
                <w:color w:val="000000"/>
              </w:rPr>
            </w:pPr>
            <w:r>
              <w:rPr>
                <w:rFonts w:ascii="Calibri" w:hAnsi="Calibri" w:cs="Calibri"/>
                <w:color w:val="000000"/>
              </w:rPr>
              <w:t>68</w:t>
            </w:r>
          </w:p>
        </w:tc>
      </w:tr>
      <w:tr w:rsidR="00456535" w14:paraId="04393B6F" w14:textId="77777777" w:rsidTr="00456535">
        <w:trPr>
          <w:trHeight w:val="320"/>
          <w:jc w:val="center"/>
        </w:trPr>
        <w:tc>
          <w:tcPr>
            <w:tcW w:w="1980" w:type="dxa"/>
            <w:shd w:val="clear" w:color="auto" w:fill="auto"/>
            <w:noWrap/>
            <w:vAlign w:val="bottom"/>
            <w:hideMark/>
          </w:tcPr>
          <w:p w14:paraId="04CCC937" w14:textId="77777777" w:rsidR="00456535" w:rsidRDefault="00456535">
            <w:pPr>
              <w:rPr>
                <w:rFonts w:ascii="Calibri" w:hAnsi="Calibri" w:cs="Calibri"/>
                <w:color w:val="000000"/>
              </w:rPr>
            </w:pPr>
            <w:r>
              <w:rPr>
                <w:rFonts w:ascii="Calibri" w:hAnsi="Calibri" w:cs="Calibri"/>
                <w:color w:val="000000"/>
              </w:rPr>
              <w:t>Time in Range</w:t>
            </w:r>
          </w:p>
        </w:tc>
        <w:tc>
          <w:tcPr>
            <w:tcW w:w="1460" w:type="dxa"/>
            <w:shd w:val="clear" w:color="auto" w:fill="auto"/>
            <w:noWrap/>
            <w:vAlign w:val="bottom"/>
            <w:hideMark/>
          </w:tcPr>
          <w:p w14:paraId="3F4FE4D9" w14:textId="77777777" w:rsidR="00456535" w:rsidRDefault="00456535">
            <w:pPr>
              <w:jc w:val="right"/>
              <w:rPr>
                <w:rFonts w:ascii="Calibri" w:hAnsi="Calibri" w:cs="Calibri"/>
                <w:color w:val="000000"/>
              </w:rPr>
            </w:pPr>
            <w:r>
              <w:rPr>
                <w:rFonts w:ascii="Calibri" w:hAnsi="Calibri" w:cs="Calibri"/>
                <w:color w:val="000000"/>
              </w:rPr>
              <w:t>55.65656566</w:t>
            </w:r>
          </w:p>
        </w:tc>
        <w:tc>
          <w:tcPr>
            <w:tcW w:w="1500" w:type="dxa"/>
            <w:shd w:val="clear" w:color="auto" w:fill="auto"/>
            <w:noWrap/>
            <w:vAlign w:val="bottom"/>
            <w:hideMark/>
          </w:tcPr>
          <w:p w14:paraId="770B3690" w14:textId="77777777" w:rsidR="00456535" w:rsidRDefault="00456535">
            <w:pPr>
              <w:jc w:val="right"/>
              <w:rPr>
                <w:rFonts w:ascii="Calibri" w:hAnsi="Calibri" w:cs="Calibri"/>
                <w:color w:val="000000"/>
              </w:rPr>
            </w:pPr>
            <w:r>
              <w:rPr>
                <w:rFonts w:ascii="Calibri" w:hAnsi="Calibri" w:cs="Calibri"/>
                <w:color w:val="000000"/>
              </w:rPr>
              <w:t>56</w:t>
            </w:r>
          </w:p>
        </w:tc>
      </w:tr>
    </w:tbl>
    <w:p w14:paraId="6A84EE89" w14:textId="2E02F09B" w:rsidR="00D00441" w:rsidRDefault="00D00441" w:rsidP="00D00441">
      <w:pPr>
        <w:pStyle w:val="ListParagraph"/>
        <w:spacing w:after="160" w:line="259" w:lineRule="auto"/>
      </w:pPr>
    </w:p>
    <w:p w14:paraId="6C86FFD0" w14:textId="3A785C76" w:rsidR="00D00441" w:rsidRDefault="003300F1" w:rsidP="00FA71EE">
      <w:pPr>
        <w:pStyle w:val="ListParagraph"/>
        <w:numPr>
          <w:ilvl w:val="0"/>
          <w:numId w:val="1"/>
        </w:numPr>
        <w:spacing w:after="160" w:line="259" w:lineRule="auto"/>
      </w:pPr>
      <w:r>
        <w:t>Diasend</w:t>
      </w:r>
    </w:p>
    <w:tbl>
      <w:tblPr>
        <w:tblW w:w="5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493"/>
        <w:gridCol w:w="1650"/>
      </w:tblGrid>
      <w:tr w:rsidR="003300F1" w14:paraId="760E08E4" w14:textId="77777777" w:rsidTr="003300F1">
        <w:trPr>
          <w:trHeight w:val="320"/>
          <w:jc w:val="center"/>
        </w:trPr>
        <w:tc>
          <w:tcPr>
            <w:tcW w:w="1980" w:type="dxa"/>
            <w:shd w:val="clear" w:color="auto" w:fill="auto"/>
            <w:noWrap/>
            <w:vAlign w:val="bottom"/>
            <w:hideMark/>
          </w:tcPr>
          <w:p w14:paraId="672FCA61" w14:textId="77777777" w:rsidR="003300F1" w:rsidRDefault="003300F1">
            <w:pPr>
              <w:rPr>
                <w:sz w:val="20"/>
                <w:szCs w:val="20"/>
              </w:rPr>
            </w:pPr>
          </w:p>
        </w:tc>
        <w:tc>
          <w:tcPr>
            <w:tcW w:w="1460" w:type="dxa"/>
            <w:shd w:val="clear" w:color="auto" w:fill="auto"/>
            <w:noWrap/>
            <w:vAlign w:val="bottom"/>
            <w:hideMark/>
          </w:tcPr>
          <w:p w14:paraId="2F73CDC5" w14:textId="77777777" w:rsidR="003300F1" w:rsidRDefault="003300F1">
            <w:pPr>
              <w:rPr>
                <w:rFonts w:ascii="Calibri" w:hAnsi="Calibri" w:cs="Calibri"/>
                <w:color w:val="000000"/>
              </w:rPr>
            </w:pPr>
            <w:r>
              <w:rPr>
                <w:rFonts w:ascii="Calibri" w:hAnsi="Calibri" w:cs="Calibri"/>
                <w:color w:val="000000"/>
              </w:rPr>
              <w:t>cgmanalysis</w:t>
            </w:r>
          </w:p>
        </w:tc>
        <w:tc>
          <w:tcPr>
            <w:tcW w:w="1650" w:type="dxa"/>
            <w:shd w:val="clear" w:color="auto" w:fill="auto"/>
            <w:noWrap/>
            <w:vAlign w:val="bottom"/>
            <w:hideMark/>
          </w:tcPr>
          <w:p w14:paraId="08A9D2F0" w14:textId="77777777" w:rsidR="003300F1" w:rsidRDefault="003300F1">
            <w:pPr>
              <w:rPr>
                <w:rFonts w:ascii="Calibri" w:hAnsi="Calibri" w:cs="Calibri"/>
                <w:color w:val="000000"/>
              </w:rPr>
            </w:pPr>
            <w:r>
              <w:rPr>
                <w:rFonts w:ascii="Calibri" w:hAnsi="Calibri" w:cs="Calibri"/>
                <w:color w:val="000000"/>
              </w:rPr>
              <w:t>Diasend</w:t>
            </w:r>
          </w:p>
        </w:tc>
      </w:tr>
      <w:tr w:rsidR="003300F1" w14:paraId="770C9943" w14:textId="77777777" w:rsidTr="003300F1">
        <w:trPr>
          <w:trHeight w:val="320"/>
          <w:jc w:val="center"/>
        </w:trPr>
        <w:tc>
          <w:tcPr>
            <w:tcW w:w="1980" w:type="dxa"/>
            <w:shd w:val="clear" w:color="auto" w:fill="auto"/>
            <w:noWrap/>
            <w:vAlign w:val="bottom"/>
            <w:hideMark/>
          </w:tcPr>
          <w:p w14:paraId="13780C84" w14:textId="77777777" w:rsidR="003300F1" w:rsidRDefault="003300F1">
            <w:pPr>
              <w:rPr>
                <w:rFonts w:ascii="Calibri" w:hAnsi="Calibri" w:cs="Calibri"/>
                <w:color w:val="000000"/>
              </w:rPr>
            </w:pPr>
            <w:r>
              <w:rPr>
                <w:rFonts w:ascii="Calibri" w:hAnsi="Calibri" w:cs="Calibri"/>
                <w:color w:val="000000"/>
              </w:rPr>
              <w:t xml:space="preserve"># Sensor Values </w:t>
            </w:r>
          </w:p>
        </w:tc>
        <w:tc>
          <w:tcPr>
            <w:tcW w:w="1460" w:type="dxa"/>
            <w:shd w:val="clear" w:color="auto" w:fill="auto"/>
            <w:noWrap/>
            <w:vAlign w:val="bottom"/>
            <w:hideMark/>
          </w:tcPr>
          <w:p w14:paraId="7F84D6D3" w14:textId="77777777" w:rsidR="003300F1" w:rsidRDefault="003300F1">
            <w:pPr>
              <w:jc w:val="right"/>
              <w:rPr>
                <w:rFonts w:ascii="Calibri" w:hAnsi="Calibri" w:cs="Calibri"/>
                <w:color w:val="000000"/>
              </w:rPr>
            </w:pPr>
            <w:r>
              <w:rPr>
                <w:rFonts w:ascii="Calibri" w:hAnsi="Calibri" w:cs="Calibri"/>
                <w:color w:val="000000"/>
              </w:rPr>
              <w:t>184</w:t>
            </w:r>
          </w:p>
        </w:tc>
        <w:tc>
          <w:tcPr>
            <w:tcW w:w="1650" w:type="dxa"/>
            <w:shd w:val="clear" w:color="auto" w:fill="auto"/>
            <w:noWrap/>
            <w:vAlign w:val="bottom"/>
            <w:hideMark/>
          </w:tcPr>
          <w:p w14:paraId="263269AB" w14:textId="77777777" w:rsidR="003300F1" w:rsidRDefault="003300F1">
            <w:pPr>
              <w:jc w:val="right"/>
              <w:rPr>
                <w:rFonts w:ascii="Calibri" w:hAnsi="Calibri" w:cs="Calibri"/>
                <w:color w:val="000000"/>
              </w:rPr>
            </w:pPr>
            <w:r>
              <w:rPr>
                <w:rFonts w:ascii="Calibri" w:hAnsi="Calibri" w:cs="Calibri"/>
                <w:color w:val="000000"/>
              </w:rPr>
              <w:t>184</w:t>
            </w:r>
          </w:p>
        </w:tc>
      </w:tr>
      <w:tr w:rsidR="003300F1" w14:paraId="3423F346" w14:textId="77777777" w:rsidTr="003300F1">
        <w:trPr>
          <w:trHeight w:val="320"/>
          <w:jc w:val="center"/>
        </w:trPr>
        <w:tc>
          <w:tcPr>
            <w:tcW w:w="1980" w:type="dxa"/>
            <w:shd w:val="clear" w:color="auto" w:fill="auto"/>
            <w:noWrap/>
            <w:vAlign w:val="bottom"/>
            <w:hideMark/>
          </w:tcPr>
          <w:p w14:paraId="39609EDE" w14:textId="77777777" w:rsidR="003300F1" w:rsidRDefault="003300F1">
            <w:pPr>
              <w:rPr>
                <w:rFonts w:ascii="Calibri" w:hAnsi="Calibri" w:cs="Calibri"/>
                <w:color w:val="000000"/>
              </w:rPr>
            </w:pPr>
            <w:r>
              <w:rPr>
                <w:rFonts w:ascii="Calibri" w:hAnsi="Calibri" w:cs="Calibri"/>
                <w:color w:val="000000"/>
              </w:rPr>
              <w:t xml:space="preserve">Highest </w:t>
            </w:r>
          </w:p>
        </w:tc>
        <w:tc>
          <w:tcPr>
            <w:tcW w:w="1460" w:type="dxa"/>
            <w:shd w:val="clear" w:color="auto" w:fill="auto"/>
            <w:noWrap/>
            <w:vAlign w:val="bottom"/>
            <w:hideMark/>
          </w:tcPr>
          <w:p w14:paraId="4ABB8A7B" w14:textId="77777777" w:rsidR="003300F1" w:rsidRDefault="003300F1">
            <w:pPr>
              <w:jc w:val="right"/>
              <w:rPr>
                <w:rFonts w:ascii="Calibri" w:hAnsi="Calibri" w:cs="Calibri"/>
                <w:color w:val="000000"/>
              </w:rPr>
            </w:pPr>
            <w:r>
              <w:rPr>
                <w:rFonts w:ascii="Calibri" w:hAnsi="Calibri" w:cs="Calibri"/>
                <w:color w:val="000000"/>
              </w:rPr>
              <w:t>411</w:t>
            </w:r>
          </w:p>
        </w:tc>
        <w:tc>
          <w:tcPr>
            <w:tcW w:w="1650" w:type="dxa"/>
            <w:shd w:val="clear" w:color="auto" w:fill="auto"/>
            <w:noWrap/>
            <w:vAlign w:val="bottom"/>
            <w:hideMark/>
          </w:tcPr>
          <w:p w14:paraId="17BC76BD" w14:textId="77777777" w:rsidR="003300F1" w:rsidRDefault="003300F1">
            <w:pPr>
              <w:jc w:val="right"/>
              <w:rPr>
                <w:rFonts w:ascii="Calibri" w:hAnsi="Calibri" w:cs="Calibri"/>
                <w:color w:val="000000"/>
              </w:rPr>
            </w:pPr>
            <w:r>
              <w:rPr>
                <w:rFonts w:ascii="Calibri" w:hAnsi="Calibri" w:cs="Calibri"/>
                <w:color w:val="000000"/>
              </w:rPr>
              <w:t>411</w:t>
            </w:r>
          </w:p>
        </w:tc>
      </w:tr>
      <w:tr w:rsidR="003300F1" w14:paraId="3B3594CF" w14:textId="77777777" w:rsidTr="003300F1">
        <w:trPr>
          <w:trHeight w:val="320"/>
          <w:jc w:val="center"/>
        </w:trPr>
        <w:tc>
          <w:tcPr>
            <w:tcW w:w="1980" w:type="dxa"/>
            <w:shd w:val="clear" w:color="auto" w:fill="auto"/>
            <w:noWrap/>
            <w:vAlign w:val="bottom"/>
            <w:hideMark/>
          </w:tcPr>
          <w:p w14:paraId="62388A43" w14:textId="77777777" w:rsidR="003300F1" w:rsidRDefault="003300F1">
            <w:pPr>
              <w:rPr>
                <w:rFonts w:ascii="Calibri" w:hAnsi="Calibri" w:cs="Calibri"/>
                <w:color w:val="000000"/>
              </w:rPr>
            </w:pPr>
            <w:r>
              <w:rPr>
                <w:rFonts w:ascii="Calibri" w:hAnsi="Calibri" w:cs="Calibri"/>
                <w:color w:val="000000"/>
              </w:rPr>
              <w:t xml:space="preserve">Lowest </w:t>
            </w:r>
          </w:p>
        </w:tc>
        <w:tc>
          <w:tcPr>
            <w:tcW w:w="1460" w:type="dxa"/>
            <w:shd w:val="clear" w:color="auto" w:fill="auto"/>
            <w:noWrap/>
            <w:vAlign w:val="bottom"/>
            <w:hideMark/>
          </w:tcPr>
          <w:p w14:paraId="2E1D1145" w14:textId="77777777" w:rsidR="003300F1" w:rsidRDefault="003300F1">
            <w:pPr>
              <w:jc w:val="right"/>
              <w:rPr>
                <w:rFonts w:ascii="Calibri" w:hAnsi="Calibri" w:cs="Calibri"/>
                <w:color w:val="000000"/>
              </w:rPr>
            </w:pPr>
            <w:r>
              <w:rPr>
                <w:rFonts w:ascii="Calibri" w:hAnsi="Calibri" w:cs="Calibri"/>
                <w:color w:val="000000"/>
              </w:rPr>
              <w:t>54</w:t>
            </w:r>
          </w:p>
        </w:tc>
        <w:tc>
          <w:tcPr>
            <w:tcW w:w="1650" w:type="dxa"/>
            <w:shd w:val="clear" w:color="auto" w:fill="auto"/>
            <w:noWrap/>
            <w:vAlign w:val="bottom"/>
            <w:hideMark/>
          </w:tcPr>
          <w:p w14:paraId="2C2C513E" w14:textId="77777777" w:rsidR="003300F1" w:rsidRDefault="003300F1">
            <w:pPr>
              <w:jc w:val="right"/>
              <w:rPr>
                <w:rFonts w:ascii="Calibri" w:hAnsi="Calibri" w:cs="Calibri"/>
                <w:color w:val="000000"/>
              </w:rPr>
            </w:pPr>
            <w:r>
              <w:rPr>
                <w:rFonts w:ascii="Calibri" w:hAnsi="Calibri" w:cs="Calibri"/>
                <w:color w:val="000000"/>
              </w:rPr>
              <w:t>54</w:t>
            </w:r>
          </w:p>
        </w:tc>
      </w:tr>
      <w:tr w:rsidR="003300F1" w14:paraId="479319BF" w14:textId="77777777" w:rsidTr="003300F1">
        <w:trPr>
          <w:trHeight w:val="320"/>
          <w:jc w:val="center"/>
        </w:trPr>
        <w:tc>
          <w:tcPr>
            <w:tcW w:w="1980" w:type="dxa"/>
            <w:shd w:val="clear" w:color="auto" w:fill="auto"/>
            <w:noWrap/>
            <w:vAlign w:val="bottom"/>
            <w:hideMark/>
          </w:tcPr>
          <w:p w14:paraId="119AA883" w14:textId="77777777" w:rsidR="003300F1" w:rsidRDefault="003300F1">
            <w:pPr>
              <w:rPr>
                <w:rFonts w:ascii="Calibri" w:hAnsi="Calibri" w:cs="Calibri"/>
                <w:color w:val="000000"/>
              </w:rPr>
            </w:pPr>
            <w:r>
              <w:rPr>
                <w:rFonts w:ascii="Calibri" w:hAnsi="Calibri" w:cs="Calibri"/>
                <w:color w:val="000000"/>
              </w:rPr>
              <w:t xml:space="preserve">Average </w:t>
            </w:r>
          </w:p>
        </w:tc>
        <w:tc>
          <w:tcPr>
            <w:tcW w:w="1460" w:type="dxa"/>
            <w:shd w:val="clear" w:color="auto" w:fill="auto"/>
            <w:noWrap/>
            <w:vAlign w:val="bottom"/>
            <w:hideMark/>
          </w:tcPr>
          <w:p w14:paraId="753F5EDC" w14:textId="77777777" w:rsidR="003300F1" w:rsidRDefault="003300F1">
            <w:pPr>
              <w:jc w:val="right"/>
              <w:rPr>
                <w:rFonts w:ascii="Calibri" w:hAnsi="Calibri" w:cs="Calibri"/>
                <w:color w:val="000000"/>
              </w:rPr>
            </w:pPr>
            <w:r>
              <w:rPr>
                <w:rFonts w:ascii="Calibri" w:hAnsi="Calibri" w:cs="Calibri"/>
                <w:color w:val="000000"/>
              </w:rPr>
              <w:t>193.2282609</w:t>
            </w:r>
          </w:p>
        </w:tc>
        <w:tc>
          <w:tcPr>
            <w:tcW w:w="1650" w:type="dxa"/>
            <w:shd w:val="clear" w:color="auto" w:fill="auto"/>
            <w:noWrap/>
            <w:vAlign w:val="bottom"/>
            <w:hideMark/>
          </w:tcPr>
          <w:p w14:paraId="1B2723BF" w14:textId="77777777" w:rsidR="003300F1" w:rsidRDefault="003300F1">
            <w:pPr>
              <w:jc w:val="right"/>
              <w:rPr>
                <w:rFonts w:ascii="Calibri" w:hAnsi="Calibri" w:cs="Calibri"/>
                <w:color w:val="000000"/>
              </w:rPr>
            </w:pPr>
            <w:r>
              <w:rPr>
                <w:rFonts w:ascii="Calibri" w:hAnsi="Calibri" w:cs="Calibri"/>
                <w:color w:val="000000"/>
              </w:rPr>
              <w:t>193</w:t>
            </w:r>
          </w:p>
        </w:tc>
      </w:tr>
      <w:tr w:rsidR="003300F1" w14:paraId="17AC8139" w14:textId="77777777" w:rsidTr="003300F1">
        <w:trPr>
          <w:trHeight w:val="320"/>
          <w:jc w:val="center"/>
        </w:trPr>
        <w:tc>
          <w:tcPr>
            <w:tcW w:w="1980" w:type="dxa"/>
            <w:shd w:val="clear" w:color="auto" w:fill="auto"/>
            <w:noWrap/>
            <w:vAlign w:val="bottom"/>
            <w:hideMark/>
          </w:tcPr>
          <w:p w14:paraId="714F998A" w14:textId="77777777" w:rsidR="003300F1" w:rsidRDefault="003300F1">
            <w:pPr>
              <w:rPr>
                <w:rFonts w:ascii="Calibri" w:hAnsi="Calibri" w:cs="Calibri"/>
                <w:color w:val="000000"/>
              </w:rPr>
            </w:pPr>
            <w:r>
              <w:rPr>
                <w:rFonts w:ascii="Calibri" w:hAnsi="Calibri" w:cs="Calibri"/>
                <w:color w:val="000000"/>
              </w:rPr>
              <w:t xml:space="preserve">Standard Dev </w:t>
            </w:r>
          </w:p>
        </w:tc>
        <w:tc>
          <w:tcPr>
            <w:tcW w:w="1460" w:type="dxa"/>
            <w:shd w:val="clear" w:color="auto" w:fill="auto"/>
            <w:noWrap/>
            <w:vAlign w:val="bottom"/>
            <w:hideMark/>
          </w:tcPr>
          <w:p w14:paraId="15C22538" w14:textId="77777777" w:rsidR="003300F1" w:rsidRDefault="003300F1">
            <w:pPr>
              <w:jc w:val="right"/>
              <w:rPr>
                <w:rFonts w:ascii="Calibri" w:hAnsi="Calibri" w:cs="Calibri"/>
                <w:color w:val="000000"/>
              </w:rPr>
            </w:pPr>
            <w:r>
              <w:rPr>
                <w:rFonts w:ascii="Calibri" w:hAnsi="Calibri" w:cs="Calibri"/>
                <w:color w:val="000000"/>
              </w:rPr>
              <w:t>89.66532836</w:t>
            </w:r>
          </w:p>
        </w:tc>
        <w:tc>
          <w:tcPr>
            <w:tcW w:w="1650" w:type="dxa"/>
            <w:shd w:val="clear" w:color="auto" w:fill="auto"/>
            <w:noWrap/>
            <w:vAlign w:val="bottom"/>
            <w:hideMark/>
          </w:tcPr>
          <w:p w14:paraId="541A7FFA" w14:textId="77777777" w:rsidR="003300F1" w:rsidRDefault="003300F1">
            <w:pPr>
              <w:jc w:val="right"/>
              <w:rPr>
                <w:rFonts w:ascii="Calibri" w:hAnsi="Calibri" w:cs="Calibri"/>
                <w:color w:val="000000"/>
              </w:rPr>
            </w:pPr>
            <w:r>
              <w:rPr>
                <w:rFonts w:ascii="Calibri" w:hAnsi="Calibri" w:cs="Calibri"/>
                <w:color w:val="000000"/>
              </w:rPr>
              <w:t>89</w:t>
            </w:r>
          </w:p>
        </w:tc>
      </w:tr>
      <w:tr w:rsidR="003300F1" w14:paraId="28000076" w14:textId="77777777" w:rsidTr="003300F1">
        <w:trPr>
          <w:trHeight w:val="320"/>
          <w:jc w:val="center"/>
        </w:trPr>
        <w:tc>
          <w:tcPr>
            <w:tcW w:w="1980" w:type="dxa"/>
            <w:shd w:val="clear" w:color="auto" w:fill="auto"/>
            <w:noWrap/>
            <w:vAlign w:val="bottom"/>
            <w:hideMark/>
          </w:tcPr>
          <w:p w14:paraId="4FE634A8" w14:textId="77777777" w:rsidR="003300F1" w:rsidRDefault="003300F1">
            <w:pPr>
              <w:rPr>
                <w:rFonts w:ascii="Calibri" w:hAnsi="Calibri" w:cs="Calibri"/>
                <w:color w:val="000000"/>
              </w:rPr>
            </w:pPr>
            <w:r>
              <w:rPr>
                <w:rFonts w:ascii="Calibri" w:hAnsi="Calibri" w:cs="Calibri"/>
                <w:color w:val="000000"/>
              </w:rPr>
              <w:t>Values above 200</w:t>
            </w:r>
          </w:p>
        </w:tc>
        <w:tc>
          <w:tcPr>
            <w:tcW w:w="1460" w:type="dxa"/>
            <w:shd w:val="clear" w:color="auto" w:fill="auto"/>
            <w:noWrap/>
            <w:vAlign w:val="bottom"/>
            <w:hideMark/>
          </w:tcPr>
          <w:p w14:paraId="4D7EFFC6" w14:textId="77777777" w:rsidR="003300F1" w:rsidRDefault="003300F1">
            <w:pPr>
              <w:jc w:val="right"/>
              <w:rPr>
                <w:rFonts w:ascii="Calibri" w:hAnsi="Calibri" w:cs="Calibri"/>
                <w:color w:val="000000"/>
              </w:rPr>
            </w:pPr>
            <w:r>
              <w:rPr>
                <w:rFonts w:ascii="Calibri" w:hAnsi="Calibri" w:cs="Calibri"/>
                <w:color w:val="000000"/>
              </w:rPr>
              <w:t>44.56521739</w:t>
            </w:r>
          </w:p>
        </w:tc>
        <w:tc>
          <w:tcPr>
            <w:tcW w:w="1650" w:type="dxa"/>
            <w:shd w:val="clear" w:color="auto" w:fill="auto"/>
            <w:noWrap/>
            <w:vAlign w:val="bottom"/>
            <w:hideMark/>
          </w:tcPr>
          <w:p w14:paraId="1C273A9B" w14:textId="77777777" w:rsidR="003300F1" w:rsidRDefault="003300F1">
            <w:pPr>
              <w:rPr>
                <w:rFonts w:ascii="Calibri" w:hAnsi="Calibri" w:cs="Calibri"/>
                <w:color w:val="000000"/>
              </w:rPr>
            </w:pPr>
            <w:r>
              <w:rPr>
                <w:rFonts w:ascii="Calibri" w:hAnsi="Calibri" w:cs="Calibri"/>
                <w:color w:val="000000"/>
              </w:rPr>
              <w:t>82/184 (44.57%)</w:t>
            </w:r>
          </w:p>
        </w:tc>
      </w:tr>
    </w:tbl>
    <w:p w14:paraId="541E43C0" w14:textId="77777777" w:rsidR="006C2503" w:rsidRDefault="006C2503" w:rsidP="00826488">
      <w:pPr>
        <w:spacing w:after="160" w:line="259" w:lineRule="auto"/>
        <w:rPr>
          <w:b/>
        </w:rPr>
      </w:pPr>
    </w:p>
    <w:p w14:paraId="7CA18769" w14:textId="69B1EF83" w:rsidR="00066BF5" w:rsidRPr="00826488" w:rsidRDefault="00066BF5" w:rsidP="00826488">
      <w:pPr>
        <w:spacing w:after="160" w:line="259" w:lineRule="auto"/>
      </w:pPr>
      <w:r>
        <w:rPr>
          <w:b/>
        </w:rPr>
        <w:lastRenderedPageBreak/>
        <w:t>Figure 1: Aggr</w:t>
      </w:r>
      <w:r w:rsidRPr="00066BF5">
        <w:rPr>
          <w:b/>
        </w:rPr>
        <w:t xml:space="preserve">egate Daily Overlay (Tukey Smoothing) </w:t>
      </w:r>
    </w:p>
    <w:p w14:paraId="5110BC04" w14:textId="3AA2D09F" w:rsidR="00066BF5" w:rsidRPr="00066BF5" w:rsidRDefault="00C93BDF" w:rsidP="007F1D3F">
      <w:pPr>
        <w:spacing w:after="160" w:line="259" w:lineRule="auto"/>
        <w:rPr>
          <w:b/>
        </w:rPr>
      </w:pPr>
      <w:r>
        <w:rPr>
          <w:b/>
          <w:noProof/>
        </w:rPr>
        <w:drawing>
          <wp:inline distT="0" distB="0" distL="0" distR="0" wp14:anchorId="132A2ED8" wp14:editId="487AEBAE">
            <wp:extent cx="5748270" cy="4441845"/>
            <wp:effectExtent l="0" t="0" r="508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GP_Tukey.pdf"/>
                    <pic:cNvPicPr/>
                  </pic:nvPicPr>
                  <pic:blipFill>
                    <a:blip r:embed="rId19">
                      <a:extLst>
                        <a:ext uri="{28A0092B-C50C-407E-A947-70E740481C1C}">
                          <a14:useLocalDpi xmlns:a14="http://schemas.microsoft.com/office/drawing/2010/main" val="0"/>
                        </a:ext>
                      </a:extLst>
                    </a:blip>
                    <a:stretch>
                      <a:fillRect/>
                    </a:stretch>
                  </pic:blipFill>
                  <pic:spPr>
                    <a:xfrm>
                      <a:off x="0" y="0"/>
                      <a:ext cx="5772695" cy="4460719"/>
                    </a:xfrm>
                    <a:prstGeom prst="rect">
                      <a:avLst/>
                    </a:prstGeom>
                  </pic:spPr>
                </pic:pic>
              </a:graphicData>
            </a:graphic>
          </wp:inline>
        </w:drawing>
      </w:r>
    </w:p>
    <w:p w14:paraId="1F02904B" w14:textId="0D78B409" w:rsidR="00217B25" w:rsidRDefault="00217B25">
      <w:pPr>
        <w:spacing w:after="160" w:line="259" w:lineRule="auto"/>
      </w:pPr>
      <w:r>
        <w:br w:type="page"/>
      </w:r>
    </w:p>
    <w:p w14:paraId="37DF0329" w14:textId="19759A6C" w:rsidR="00217B25" w:rsidRPr="00066BF5" w:rsidRDefault="00217B25" w:rsidP="00217B25">
      <w:pPr>
        <w:pStyle w:val="NormalWeb"/>
        <w:shd w:val="clear" w:color="auto" w:fill="FFFFFF"/>
        <w:rPr>
          <w:b/>
        </w:rPr>
      </w:pPr>
      <w:r>
        <w:rPr>
          <w:b/>
        </w:rPr>
        <w:lastRenderedPageBreak/>
        <w:t>Figure 2: Aggr</w:t>
      </w:r>
      <w:r w:rsidRPr="00066BF5">
        <w:rPr>
          <w:b/>
        </w:rPr>
        <w:t>egate Daily Overlay (</w:t>
      </w:r>
      <w:r>
        <w:rPr>
          <w:b/>
        </w:rPr>
        <w:t>Loess</w:t>
      </w:r>
      <w:r w:rsidRPr="00066BF5">
        <w:rPr>
          <w:b/>
        </w:rPr>
        <w:t xml:space="preserve"> Smoothing) </w:t>
      </w:r>
    </w:p>
    <w:p w14:paraId="6A9F8307" w14:textId="68FB6989" w:rsidR="007F1D3F" w:rsidRDefault="00217B25" w:rsidP="007F1D3F">
      <w:pPr>
        <w:spacing w:after="160" w:line="259" w:lineRule="auto"/>
      </w:pPr>
      <w:r>
        <w:rPr>
          <w:noProof/>
        </w:rPr>
        <w:drawing>
          <wp:inline distT="0" distB="0" distL="0" distR="0" wp14:anchorId="511E5EAC" wp14:editId="41F4A41E">
            <wp:extent cx="5945746" cy="4594440"/>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ggregate_AGP_Loess.pdf"/>
                    <pic:cNvPicPr/>
                  </pic:nvPicPr>
                  <pic:blipFill>
                    <a:blip r:embed="rId20">
                      <a:extLst>
                        <a:ext uri="{28A0092B-C50C-407E-A947-70E740481C1C}">
                          <a14:useLocalDpi xmlns:a14="http://schemas.microsoft.com/office/drawing/2010/main" val="0"/>
                        </a:ext>
                      </a:extLst>
                    </a:blip>
                    <a:stretch>
                      <a:fillRect/>
                    </a:stretch>
                  </pic:blipFill>
                  <pic:spPr>
                    <a:xfrm>
                      <a:off x="0" y="0"/>
                      <a:ext cx="5949253" cy="4597150"/>
                    </a:xfrm>
                    <a:prstGeom prst="rect">
                      <a:avLst/>
                    </a:prstGeom>
                  </pic:spPr>
                </pic:pic>
              </a:graphicData>
            </a:graphic>
          </wp:inline>
        </w:drawing>
      </w:r>
    </w:p>
    <w:p w14:paraId="100C90BA" w14:textId="4D18EEE2" w:rsidR="00B90CC7" w:rsidRDefault="00B90CC7">
      <w:pPr>
        <w:spacing w:after="160" w:line="259" w:lineRule="auto"/>
      </w:pPr>
      <w:r>
        <w:br w:type="page"/>
      </w:r>
    </w:p>
    <w:p w14:paraId="33C46BF2" w14:textId="729255F2" w:rsidR="00B90CC7" w:rsidRPr="00066BF5" w:rsidRDefault="00B90CC7" w:rsidP="00386576">
      <w:pPr>
        <w:pStyle w:val="NormalWeb"/>
        <w:rPr>
          <w:b/>
        </w:rPr>
      </w:pPr>
      <w:r>
        <w:rPr>
          <w:b/>
        </w:rPr>
        <w:lastRenderedPageBreak/>
        <w:t xml:space="preserve">Figure 3: </w:t>
      </w:r>
      <w:r w:rsidRPr="00B90CC7">
        <w:rPr>
          <w:b/>
        </w:rPr>
        <w:t xml:space="preserve">Daily Overlay </w:t>
      </w:r>
      <w:r w:rsidR="00AB7678">
        <w:rPr>
          <w:b/>
        </w:rPr>
        <w:t>p</w:t>
      </w:r>
      <w:r w:rsidRPr="00B90CC7">
        <w:rPr>
          <w:b/>
        </w:rPr>
        <w:t xml:space="preserve">er Subject (LOESS Smoothing) </w:t>
      </w:r>
    </w:p>
    <w:p w14:paraId="50914099" w14:textId="1BD8E4D5" w:rsidR="00B915AF" w:rsidRDefault="00386576" w:rsidP="007F1D3F">
      <w:pPr>
        <w:spacing w:after="160" w:line="259" w:lineRule="auto"/>
      </w:pPr>
      <w:commentRangeStart w:id="115"/>
      <w:r>
        <w:rPr>
          <w:noProof/>
        </w:rPr>
        <w:drawing>
          <wp:inline distT="0" distB="0" distL="0" distR="0" wp14:anchorId="2176B411" wp14:editId="5EDF7137">
            <wp:extent cx="5943600" cy="45929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GP_Loess_Subject.pdf"/>
                    <pic:cNvPicPr/>
                  </pic:nvPicPr>
                  <pic:blipFill>
                    <a:blip r:embed="rId21">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commentRangeEnd w:id="115"/>
      <w:r w:rsidR="001E21A5">
        <w:rPr>
          <w:rStyle w:val="CommentReference"/>
          <w:rFonts w:eastAsiaTheme="minorHAnsi"/>
        </w:rPr>
        <w:commentReference w:id="115"/>
      </w:r>
    </w:p>
    <w:p w14:paraId="6ACF8955" w14:textId="77777777" w:rsidR="00B915AF" w:rsidRDefault="00B915AF">
      <w:pPr>
        <w:spacing w:after="160" w:line="259" w:lineRule="auto"/>
      </w:pPr>
      <w:r>
        <w:br w:type="page"/>
      </w:r>
    </w:p>
    <w:p w14:paraId="20C10CB6" w14:textId="0D5448F5" w:rsidR="00B915AF" w:rsidRPr="00066BF5" w:rsidRDefault="00ED7E06" w:rsidP="00B915AF">
      <w:pPr>
        <w:pStyle w:val="NormalWeb"/>
        <w:rPr>
          <w:b/>
        </w:rPr>
      </w:pPr>
      <w:r>
        <w:rPr>
          <w:noProof/>
        </w:rPr>
        <w:lastRenderedPageBreak/>
        <w:drawing>
          <wp:anchor distT="0" distB="0" distL="114300" distR="114300" simplePos="0" relativeHeight="251658240" behindDoc="0" locked="0" layoutInCell="1" allowOverlap="1" wp14:anchorId="22E8CC16" wp14:editId="6DEAA2C7">
            <wp:simplePos x="0" y="0"/>
            <wp:positionH relativeFrom="column">
              <wp:posOffset>3106615</wp:posOffset>
            </wp:positionH>
            <wp:positionV relativeFrom="paragraph">
              <wp:posOffset>351692</wp:posOffset>
            </wp:positionV>
            <wp:extent cx="2981816" cy="2226310"/>
            <wp:effectExtent l="0" t="0" r="317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lot_comp (dragged) 2.pdf"/>
                    <pic:cNvPicPr/>
                  </pic:nvPicPr>
                  <pic:blipFill rotWithShape="1">
                    <a:blip r:embed="rId22" cstate="print">
                      <a:extLst>
                        <a:ext uri="{28A0092B-C50C-407E-A947-70E740481C1C}">
                          <a14:useLocalDpi xmlns:a14="http://schemas.microsoft.com/office/drawing/2010/main" val="0"/>
                        </a:ext>
                      </a:extLst>
                    </a:blip>
                    <a:srcRect t="3377" b="-1"/>
                    <a:stretch/>
                  </pic:blipFill>
                  <pic:spPr bwMode="auto">
                    <a:xfrm>
                      <a:off x="0" y="0"/>
                      <a:ext cx="2982798" cy="222704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915AF">
        <w:rPr>
          <w:b/>
        </w:rPr>
        <w:t>Figure 4</w:t>
      </w:r>
      <w:r w:rsidR="00035074">
        <w:rPr>
          <w:b/>
        </w:rPr>
        <w:t>a</w:t>
      </w:r>
      <w:r w:rsidR="00B915AF">
        <w:rPr>
          <w:b/>
        </w:rPr>
        <w:t xml:space="preserve">: </w:t>
      </w:r>
      <w:r w:rsidR="00BD7FD9">
        <w:rPr>
          <w:b/>
        </w:rPr>
        <w:t>“cgmanalysis” Package Plot</w:t>
      </w:r>
      <w:r w:rsidR="00E34573">
        <w:rPr>
          <w:b/>
        </w:rPr>
        <w:t>s</w:t>
      </w:r>
      <w:r w:rsidR="00BD7FD9">
        <w:rPr>
          <w:b/>
        </w:rPr>
        <w:t xml:space="preserve"> Compared to iPro 2 Daily Overlay</w:t>
      </w:r>
    </w:p>
    <w:p w14:paraId="4621DAEF" w14:textId="4BF40F1E" w:rsidR="00B90CC7" w:rsidRDefault="00262A92" w:rsidP="00262A92">
      <w:pPr>
        <w:shd w:val="clear" w:color="auto" w:fill="FFFFFF"/>
      </w:pPr>
      <w:r>
        <w:rPr>
          <w:noProof/>
        </w:rPr>
        <w:drawing>
          <wp:anchor distT="0" distB="0" distL="114300" distR="114300" simplePos="0" relativeHeight="251659264" behindDoc="0" locked="0" layoutInCell="1" allowOverlap="1" wp14:anchorId="2774EEB5" wp14:editId="27F41B6B">
            <wp:simplePos x="0" y="0"/>
            <wp:positionH relativeFrom="column">
              <wp:posOffset>685361</wp:posOffset>
            </wp:positionH>
            <wp:positionV relativeFrom="paragraph">
              <wp:posOffset>2454079</wp:posOffset>
            </wp:positionV>
            <wp:extent cx="4659923" cy="1735016"/>
            <wp:effectExtent l="0" t="0" r="1270" b="508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lot_comp (dragged) 3.pdf"/>
                    <pic:cNvPicPr/>
                  </pic:nvPicPr>
                  <pic:blipFill rotWithShape="1">
                    <a:blip r:embed="rId23">
                      <a:extLst>
                        <a:ext uri="{28A0092B-C50C-407E-A947-70E740481C1C}">
                          <a14:useLocalDpi xmlns:a14="http://schemas.microsoft.com/office/drawing/2010/main" val="0"/>
                        </a:ext>
                      </a:extLst>
                    </a:blip>
                    <a:srcRect l="3379" t="28658" r="3959" b="26695"/>
                    <a:stretch/>
                  </pic:blipFill>
                  <pic:spPr bwMode="auto">
                    <a:xfrm>
                      <a:off x="0" y="0"/>
                      <a:ext cx="4659923" cy="173501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6C517AB4" wp14:editId="7FC96121">
            <wp:extent cx="2987824" cy="222679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ot_comp (dragged).pdf"/>
                    <pic:cNvPicPr/>
                  </pic:nvPicPr>
                  <pic:blipFill rotWithShape="1">
                    <a:blip r:embed="rId24" cstate="print">
                      <a:extLst>
                        <a:ext uri="{28A0092B-C50C-407E-A947-70E740481C1C}">
                          <a14:useLocalDpi xmlns:a14="http://schemas.microsoft.com/office/drawing/2010/main" val="0"/>
                        </a:ext>
                      </a:extLst>
                    </a:blip>
                    <a:srcRect t="3555"/>
                    <a:stretch/>
                  </pic:blipFill>
                  <pic:spPr bwMode="auto">
                    <a:xfrm>
                      <a:off x="0" y="0"/>
                      <a:ext cx="3004941" cy="2239555"/>
                    </a:xfrm>
                    <a:prstGeom prst="rect">
                      <a:avLst/>
                    </a:prstGeom>
                    <a:ln>
                      <a:noFill/>
                    </a:ln>
                    <a:extLst>
                      <a:ext uri="{53640926-AAD7-44D8-BBD7-CCE9431645EC}">
                        <a14:shadowObscured xmlns:a14="http://schemas.microsoft.com/office/drawing/2010/main"/>
                      </a:ext>
                    </a:extLst>
                  </pic:spPr>
                </pic:pic>
              </a:graphicData>
            </a:graphic>
          </wp:inline>
        </w:drawing>
      </w:r>
    </w:p>
    <w:p w14:paraId="6CF4D0FB" w14:textId="07021A48" w:rsidR="00035074" w:rsidRDefault="00035074" w:rsidP="00262A92">
      <w:pPr>
        <w:shd w:val="clear" w:color="auto" w:fill="FFFFFF"/>
      </w:pPr>
    </w:p>
    <w:p w14:paraId="76B7019D" w14:textId="65C5CC7C" w:rsidR="00035074" w:rsidRDefault="00035074" w:rsidP="00262A92">
      <w:pPr>
        <w:shd w:val="clear" w:color="auto" w:fill="FFFFFF"/>
      </w:pPr>
    </w:p>
    <w:p w14:paraId="704292FA" w14:textId="450D6A2B" w:rsidR="00035074" w:rsidRDefault="00035074" w:rsidP="00262A92">
      <w:pPr>
        <w:shd w:val="clear" w:color="auto" w:fill="FFFFFF"/>
      </w:pPr>
    </w:p>
    <w:p w14:paraId="2EAEDC72" w14:textId="054BDFAE" w:rsidR="00035074" w:rsidRDefault="00035074" w:rsidP="00262A92">
      <w:pPr>
        <w:shd w:val="clear" w:color="auto" w:fill="FFFFFF"/>
      </w:pPr>
    </w:p>
    <w:p w14:paraId="4AD0B6A8" w14:textId="43FC1775" w:rsidR="00035074" w:rsidRDefault="00035074" w:rsidP="00262A92">
      <w:pPr>
        <w:shd w:val="clear" w:color="auto" w:fill="FFFFFF"/>
      </w:pPr>
    </w:p>
    <w:p w14:paraId="391CC7D5" w14:textId="202B188A" w:rsidR="00035074" w:rsidRDefault="00035074" w:rsidP="00262A92">
      <w:pPr>
        <w:shd w:val="clear" w:color="auto" w:fill="FFFFFF"/>
      </w:pPr>
    </w:p>
    <w:p w14:paraId="305917A9" w14:textId="64ED8AB4" w:rsidR="00035074" w:rsidRDefault="00035074" w:rsidP="00262A92">
      <w:pPr>
        <w:shd w:val="clear" w:color="auto" w:fill="FFFFFF"/>
      </w:pPr>
    </w:p>
    <w:p w14:paraId="07EF1334" w14:textId="79C0765F" w:rsidR="00035074" w:rsidRDefault="00035074" w:rsidP="00262A92">
      <w:pPr>
        <w:shd w:val="clear" w:color="auto" w:fill="FFFFFF"/>
      </w:pPr>
    </w:p>
    <w:p w14:paraId="678A1B76" w14:textId="384C6EEF" w:rsidR="00035074" w:rsidRDefault="00035074" w:rsidP="00262A92">
      <w:pPr>
        <w:shd w:val="clear" w:color="auto" w:fill="FFFFFF"/>
      </w:pPr>
    </w:p>
    <w:p w14:paraId="6748A455" w14:textId="68D54517" w:rsidR="00035074" w:rsidRDefault="00035074">
      <w:pPr>
        <w:spacing w:after="160" w:line="259" w:lineRule="auto"/>
      </w:pPr>
      <w:r>
        <w:br w:type="page"/>
      </w:r>
    </w:p>
    <w:p w14:paraId="64BA817D" w14:textId="6D7EE014" w:rsidR="002C1BFA" w:rsidRPr="002C1BFA" w:rsidRDefault="00035074" w:rsidP="00262A92">
      <w:pPr>
        <w:shd w:val="clear" w:color="auto" w:fill="FFFFFF"/>
        <w:rPr>
          <w:b/>
        </w:rPr>
      </w:pPr>
      <w:r>
        <w:rPr>
          <w:b/>
        </w:rPr>
        <w:lastRenderedPageBreak/>
        <w:t>Figure 4b: “cgmanalysis” Package Plots Compared to Carelink 670G Daily Overlay</w:t>
      </w:r>
    </w:p>
    <w:p w14:paraId="7C510354" w14:textId="0A439782" w:rsidR="002C1BFA" w:rsidRDefault="004F292D">
      <w:pPr>
        <w:spacing w:after="160" w:line="259" w:lineRule="auto"/>
      </w:pPr>
      <w:r>
        <w:rPr>
          <w:noProof/>
        </w:rPr>
        <w:drawing>
          <wp:anchor distT="0" distB="0" distL="114300" distR="114300" simplePos="0" relativeHeight="251661312" behindDoc="0" locked="0" layoutInCell="1" allowOverlap="1" wp14:anchorId="1BEB40D6" wp14:editId="1E859869">
            <wp:simplePos x="0" y="0"/>
            <wp:positionH relativeFrom="column">
              <wp:posOffset>3194870</wp:posOffset>
            </wp:positionH>
            <wp:positionV relativeFrom="paragraph">
              <wp:posOffset>249068</wp:posOffset>
            </wp:positionV>
            <wp:extent cx="2745740" cy="212153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ggregate_AGP_Loess.pd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45740" cy="2121535"/>
                    </a:xfrm>
                    <a:prstGeom prst="rect">
                      <a:avLst/>
                    </a:prstGeom>
                  </pic:spPr>
                </pic:pic>
              </a:graphicData>
            </a:graphic>
            <wp14:sizeRelH relativeFrom="page">
              <wp14:pctWidth>0</wp14:pctWidth>
            </wp14:sizeRelH>
            <wp14:sizeRelV relativeFrom="page">
              <wp14:pctHeight>0</wp14:pctHeight>
            </wp14:sizeRelV>
          </wp:anchor>
        </w:drawing>
      </w:r>
      <w:commentRangeStart w:id="116"/>
      <w:r>
        <w:rPr>
          <w:noProof/>
        </w:rPr>
        <w:drawing>
          <wp:anchor distT="0" distB="0" distL="114300" distR="114300" simplePos="0" relativeHeight="251660288" behindDoc="0" locked="0" layoutInCell="1" allowOverlap="1" wp14:anchorId="3B3A463C" wp14:editId="5627B719">
            <wp:simplePos x="0" y="0"/>
            <wp:positionH relativeFrom="column">
              <wp:posOffset>118110</wp:posOffset>
            </wp:positionH>
            <wp:positionV relativeFrom="paragraph">
              <wp:posOffset>141577</wp:posOffset>
            </wp:positionV>
            <wp:extent cx="2888175" cy="2231408"/>
            <wp:effectExtent l="0" t="0" r="0" b="381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GP_Tukey.pdf"/>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88175" cy="2231408"/>
                    </a:xfrm>
                    <a:prstGeom prst="rect">
                      <a:avLst/>
                    </a:prstGeom>
                  </pic:spPr>
                </pic:pic>
              </a:graphicData>
            </a:graphic>
            <wp14:sizeRelH relativeFrom="page">
              <wp14:pctWidth>0</wp14:pctWidth>
            </wp14:sizeRelH>
            <wp14:sizeRelV relativeFrom="page">
              <wp14:pctHeight>0</wp14:pctHeight>
            </wp14:sizeRelV>
          </wp:anchor>
        </w:drawing>
      </w:r>
      <w:commentRangeEnd w:id="116"/>
      <w:r w:rsidR="00301B4E">
        <w:rPr>
          <w:rStyle w:val="CommentReference"/>
          <w:rFonts w:eastAsiaTheme="minorHAnsi"/>
        </w:rPr>
        <w:commentReference w:id="116"/>
      </w:r>
      <w:r w:rsidR="002C1BFA">
        <w:rPr>
          <w:noProof/>
        </w:rPr>
        <w:drawing>
          <wp:anchor distT="0" distB="0" distL="114300" distR="114300" simplePos="0" relativeHeight="251662336" behindDoc="0" locked="0" layoutInCell="1" allowOverlap="1" wp14:anchorId="08737D1C" wp14:editId="62108109">
            <wp:simplePos x="0" y="0"/>
            <wp:positionH relativeFrom="column">
              <wp:posOffset>-293</wp:posOffset>
            </wp:positionH>
            <wp:positionV relativeFrom="paragraph">
              <wp:posOffset>2762201</wp:posOffset>
            </wp:positionV>
            <wp:extent cx="5895168" cy="1242646"/>
            <wp:effectExtent l="0" t="0" r="0" b="254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1-19 at 2.44.48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95168" cy="1242646"/>
                    </a:xfrm>
                    <a:prstGeom prst="rect">
                      <a:avLst/>
                    </a:prstGeom>
                  </pic:spPr>
                </pic:pic>
              </a:graphicData>
            </a:graphic>
            <wp14:sizeRelH relativeFrom="page">
              <wp14:pctWidth>0</wp14:pctWidth>
            </wp14:sizeRelH>
            <wp14:sizeRelV relativeFrom="page">
              <wp14:pctHeight>0</wp14:pctHeight>
            </wp14:sizeRelV>
          </wp:anchor>
        </w:drawing>
      </w:r>
      <w:r w:rsidR="002C1BFA">
        <w:br w:type="page"/>
      </w:r>
    </w:p>
    <w:p w14:paraId="111A3C81" w14:textId="033604DC" w:rsidR="00FA5B07" w:rsidRPr="002C1BFA" w:rsidRDefault="00FA5B07" w:rsidP="00FA5B07">
      <w:pPr>
        <w:shd w:val="clear" w:color="auto" w:fill="FFFFFF"/>
        <w:rPr>
          <w:b/>
        </w:rPr>
      </w:pPr>
      <w:r>
        <w:rPr>
          <w:b/>
        </w:rPr>
        <w:lastRenderedPageBreak/>
        <w:t xml:space="preserve">Figure 4c: “cgmanalysis” Package Plots Compared to </w:t>
      </w:r>
      <w:r w:rsidR="00621A52">
        <w:rPr>
          <w:b/>
        </w:rPr>
        <w:t>Dexcom Clarity</w:t>
      </w:r>
      <w:r>
        <w:rPr>
          <w:b/>
        </w:rPr>
        <w:t xml:space="preserve"> Daily Overlay</w:t>
      </w:r>
    </w:p>
    <w:p w14:paraId="45B302F2" w14:textId="41F72D7C" w:rsidR="00035074" w:rsidRDefault="00035074" w:rsidP="00262A92">
      <w:pPr>
        <w:shd w:val="clear" w:color="auto" w:fill="FFFFFF"/>
      </w:pPr>
    </w:p>
    <w:p w14:paraId="34C83595" w14:textId="7FB271C3" w:rsidR="00621A52" w:rsidRDefault="004F292D">
      <w:pPr>
        <w:spacing w:after="160" w:line="259" w:lineRule="auto"/>
      </w:pPr>
      <w:r>
        <w:rPr>
          <w:noProof/>
        </w:rPr>
        <w:drawing>
          <wp:anchor distT="0" distB="0" distL="114300" distR="114300" simplePos="0" relativeHeight="251663360" behindDoc="0" locked="0" layoutInCell="1" allowOverlap="1" wp14:anchorId="0C7978DE" wp14:editId="30EC241C">
            <wp:simplePos x="0" y="0"/>
            <wp:positionH relativeFrom="column">
              <wp:posOffset>3180080</wp:posOffset>
            </wp:positionH>
            <wp:positionV relativeFrom="paragraph">
              <wp:posOffset>103505</wp:posOffset>
            </wp:positionV>
            <wp:extent cx="3087190" cy="2385646"/>
            <wp:effectExtent l="0" t="0" r="0" b="254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ggregate_AGP_Loess.pdf"/>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87190" cy="2385646"/>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619DDC9D" wp14:editId="298B0B6F">
            <wp:simplePos x="0" y="0"/>
            <wp:positionH relativeFrom="column">
              <wp:posOffset>-192719</wp:posOffset>
            </wp:positionH>
            <wp:positionV relativeFrom="paragraph">
              <wp:posOffset>104201</wp:posOffset>
            </wp:positionV>
            <wp:extent cx="3086431" cy="2385060"/>
            <wp:effectExtent l="0" t="0" r="0" b="254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GP_Tukey.pdf"/>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86431" cy="2385060"/>
                    </a:xfrm>
                    <a:prstGeom prst="rect">
                      <a:avLst/>
                    </a:prstGeom>
                  </pic:spPr>
                </pic:pic>
              </a:graphicData>
            </a:graphic>
            <wp14:sizeRelH relativeFrom="page">
              <wp14:pctWidth>0</wp14:pctWidth>
            </wp14:sizeRelH>
            <wp14:sizeRelV relativeFrom="page">
              <wp14:pctHeight>0</wp14:pctHeight>
            </wp14:sizeRelV>
          </wp:anchor>
        </w:drawing>
      </w:r>
      <w:r w:rsidR="006358C1">
        <w:rPr>
          <w:noProof/>
        </w:rPr>
        <w:drawing>
          <wp:anchor distT="0" distB="0" distL="114300" distR="114300" simplePos="0" relativeHeight="251665408" behindDoc="0" locked="0" layoutInCell="1" allowOverlap="1" wp14:anchorId="6B044F6A" wp14:editId="0656B148">
            <wp:simplePos x="0" y="0"/>
            <wp:positionH relativeFrom="column">
              <wp:posOffset>-105508</wp:posOffset>
            </wp:positionH>
            <wp:positionV relativeFrom="paragraph">
              <wp:posOffset>2719754</wp:posOffset>
            </wp:positionV>
            <wp:extent cx="5943600" cy="196151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1-19 at 2.54.51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1961515"/>
                    </a:xfrm>
                    <a:prstGeom prst="rect">
                      <a:avLst/>
                    </a:prstGeom>
                  </pic:spPr>
                </pic:pic>
              </a:graphicData>
            </a:graphic>
            <wp14:sizeRelH relativeFrom="page">
              <wp14:pctWidth>0</wp14:pctWidth>
            </wp14:sizeRelH>
            <wp14:sizeRelV relativeFrom="page">
              <wp14:pctHeight>0</wp14:pctHeight>
            </wp14:sizeRelV>
          </wp:anchor>
        </w:drawing>
      </w:r>
      <w:r w:rsidR="00621A52">
        <w:br w:type="page"/>
      </w:r>
    </w:p>
    <w:p w14:paraId="7BF9C641" w14:textId="2F221F82" w:rsidR="00621A52" w:rsidRDefault="0015663E" w:rsidP="00262A92">
      <w:pPr>
        <w:shd w:val="clear" w:color="auto" w:fill="FFFFFF"/>
        <w:rPr>
          <w:b/>
        </w:rPr>
      </w:pPr>
      <w:r>
        <w:rPr>
          <w:b/>
        </w:rPr>
        <w:lastRenderedPageBreak/>
        <w:t>Figure 4</w:t>
      </w:r>
      <w:r w:rsidR="00593994">
        <w:rPr>
          <w:b/>
        </w:rPr>
        <w:t>d</w:t>
      </w:r>
      <w:r>
        <w:rPr>
          <w:b/>
        </w:rPr>
        <w:t xml:space="preserve">: “cgmanalysis” Package Plots Compared to </w:t>
      </w:r>
      <w:r w:rsidR="0061376F">
        <w:rPr>
          <w:b/>
        </w:rPr>
        <w:t>Diasend</w:t>
      </w:r>
      <w:r>
        <w:rPr>
          <w:b/>
        </w:rPr>
        <w:t xml:space="preserve"> Daily Overlay</w:t>
      </w:r>
    </w:p>
    <w:p w14:paraId="329E8288" w14:textId="2AD9E16F" w:rsidR="0015663E" w:rsidRDefault="0015663E" w:rsidP="00262A92">
      <w:pPr>
        <w:shd w:val="clear" w:color="auto" w:fill="FFFFFF"/>
        <w:rPr>
          <w:b/>
        </w:rPr>
      </w:pPr>
    </w:p>
    <w:p w14:paraId="4DC23B9E" w14:textId="77777777" w:rsidR="00A0324A" w:rsidRDefault="004F292D" w:rsidP="00262A92">
      <w:pPr>
        <w:shd w:val="clear" w:color="auto" w:fill="FFFFFF"/>
      </w:pPr>
      <w:r>
        <w:rPr>
          <w:noProof/>
        </w:rPr>
        <w:drawing>
          <wp:anchor distT="0" distB="0" distL="114300" distR="114300" simplePos="0" relativeHeight="251668480" behindDoc="0" locked="0" layoutInCell="1" allowOverlap="1" wp14:anchorId="3DDE8DA6" wp14:editId="6257D9B9">
            <wp:simplePos x="0" y="0"/>
            <wp:positionH relativeFrom="column">
              <wp:posOffset>-8890</wp:posOffset>
            </wp:positionH>
            <wp:positionV relativeFrom="paragraph">
              <wp:posOffset>3168151</wp:posOffset>
            </wp:positionV>
            <wp:extent cx="5943600" cy="246951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11-19 at 3.07.51 PM.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4695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0DFE9F6C" wp14:editId="22707F6F">
            <wp:simplePos x="0" y="0"/>
            <wp:positionH relativeFrom="column">
              <wp:posOffset>3034363</wp:posOffset>
            </wp:positionH>
            <wp:positionV relativeFrom="paragraph">
              <wp:posOffset>114300</wp:posOffset>
            </wp:positionV>
            <wp:extent cx="3400541" cy="2627790"/>
            <wp:effectExtent l="0" t="0" r="3175" b="127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ggregate_AGP_Loess.pdf"/>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00541" cy="26277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5FFA5664" wp14:editId="50A1F7C6">
            <wp:simplePos x="0" y="0"/>
            <wp:positionH relativeFrom="column">
              <wp:posOffset>-266330</wp:posOffset>
            </wp:positionH>
            <wp:positionV relativeFrom="paragraph">
              <wp:posOffset>194840</wp:posOffset>
            </wp:positionV>
            <wp:extent cx="3297147" cy="2547891"/>
            <wp:effectExtent l="0" t="0" r="5080" b="508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GP_Tukey.pdf"/>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05680" cy="2554485"/>
                    </a:xfrm>
                    <a:prstGeom prst="rect">
                      <a:avLst/>
                    </a:prstGeom>
                  </pic:spPr>
                </pic:pic>
              </a:graphicData>
            </a:graphic>
            <wp14:sizeRelH relativeFrom="page">
              <wp14:pctWidth>0</wp14:pctWidth>
            </wp14:sizeRelH>
            <wp14:sizeRelV relativeFrom="page">
              <wp14:pctHeight>0</wp14:pctHeight>
            </wp14:sizeRelV>
          </wp:anchor>
        </w:drawing>
      </w:r>
      <w:r w:rsidR="00331C9B">
        <w:fldChar w:fldCharType="begin"/>
      </w:r>
      <w:r w:rsidR="00331C9B">
        <w:instrText xml:space="preserve"> ADDIN </w:instrText>
      </w:r>
      <w:r w:rsidR="00331C9B">
        <w:fldChar w:fldCharType="end"/>
      </w:r>
    </w:p>
    <w:p w14:paraId="5BFFBD85" w14:textId="0CC8A29E" w:rsidR="00A0324A" w:rsidRDefault="00A0324A" w:rsidP="00262A92">
      <w:pPr>
        <w:shd w:val="clear" w:color="auto" w:fill="FFFFFF"/>
      </w:pPr>
    </w:p>
    <w:p w14:paraId="0813455E" w14:textId="6658E2F0" w:rsidR="00577DEF" w:rsidRDefault="00577DEF" w:rsidP="00262A92">
      <w:pPr>
        <w:shd w:val="clear" w:color="auto" w:fill="FFFFFF"/>
      </w:pPr>
    </w:p>
    <w:p w14:paraId="7B070F70" w14:textId="58E83E5C" w:rsidR="00577DEF" w:rsidRDefault="00577DEF" w:rsidP="00262A92">
      <w:pPr>
        <w:shd w:val="clear" w:color="auto" w:fill="FFFFFF"/>
      </w:pPr>
    </w:p>
    <w:p w14:paraId="60AD473B" w14:textId="72928D47" w:rsidR="00577DEF" w:rsidRDefault="00577DEF" w:rsidP="00262A92">
      <w:pPr>
        <w:shd w:val="clear" w:color="auto" w:fill="FFFFFF"/>
      </w:pPr>
    </w:p>
    <w:p w14:paraId="268056F1" w14:textId="2B3B68F8" w:rsidR="00577DEF" w:rsidRDefault="00577DEF" w:rsidP="00577DEF">
      <w:pPr>
        <w:spacing w:after="160" w:line="259" w:lineRule="auto"/>
      </w:pPr>
      <w:r>
        <w:br w:type="page"/>
      </w:r>
    </w:p>
    <w:p w14:paraId="6F9C9CA6" w14:textId="77777777" w:rsidR="00C31EA0" w:rsidRPr="00C31EA0" w:rsidRDefault="00A0324A" w:rsidP="00C31EA0">
      <w:pPr>
        <w:pStyle w:val="EndNoteBibliography"/>
        <w:ind w:left="720" w:hanging="720"/>
      </w:pPr>
      <w:r>
        <w:lastRenderedPageBreak/>
        <w:fldChar w:fldCharType="begin"/>
      </w:r>
      <w:r>
        <w:instrText xml:space="preserve"> ADDIN EN.REFLIST </w:instrText>
      </w:r>
      <w:r>
        <w:fldChar w:fldCharType="separate"/>
      </w:r>
      <w:r w:rsidR="00C31EA0" w:rsidRPr="00C31EA0">
        <w:t>1.</w:t>
      </w:r>
      <w:r w:rsidR="00C31EA0" w:rsidRPr="00C31EA0">
        <w:tab/>
        <w:t xml:space="preserve">DeSalvo, D.J., et al., </w:t>
      </w:r>
      <w:r w:rsidR="00C31EA0" w:rsidRPr="00C31EA0">
        <w:rPr>
          <w:i/>
        </w:rPr>
        <w:t>Continuous glucose monitoring and glycemic control among youth with type 1 diabetes: International comparison from the T1D Exchange and DPV Initiative.</w:t>
      </w:r>
      <w:r w:rsidR="00C31EA0" w:rsidRPr="00C31EA0">
        <w:t xml:space="preserve"> Pediatr Diabetes, 2018. </w:t>
      </w:r>
      <w:r w:rsidR="00C31EA0" w:rsidRPr="00C31EA0">
        <w:rPr>
          <w:b/>
        </w:rPr>
        <w:t>19</w:t>
      </w:r>
      <w:r w:rsidR="00C31EA0" w:rsidRPr="00C31EA0">
        <w:t>(7): p. 1271-1275.</w:t>
      </w:r>
    </w:p>
    <w:p w14:paraId="352C9548" w14:textId="77777777" w:rsidR="00C31EA0" w:rsidRPr="00C31EA0" w:rsidRDefault="00C31EA0" w:rsidP="00C31EA0">
      <w:pPr>
        <w:pStyle w:val="EndNoteBibliography"/>
        <w:ind w:left="720" w:hanging="720"/>
      </w:pPr>
      <w:r w:rsidRPr="00C31EA0">
        <w:t>2.</w:t>
      </w:r>
      <w:r w:rsidRPr="00C31EA0">
        <w:tab/>
        <w:t xml:space="preserve">Beck, R.W., et al., </w:t>
      </w:r>
      <w:r w:rsidRPr="00C31EA0">
        <w:rPr>
          <w:i/>
        </w:rPr>
        <w:t>Validation of Time in Range as an Outcome Measure for Diabetes Clinical Trials.</w:t>
      </w:r>
      <w:r w:rsidRPr="00C31EA0">
        <w:t xml:space="preserve"> Diabetes Care, 2018.</w:t>
      </w:r>
    </w:p>
    <w:p w14:paraId="53F2EE1F" w14:textId="77777777" w:rsidR="00C31EA0" w:rsidRPr="00C31EA0" w:rsidRDefault="00C31EA0" w:rsidP="00C31EA0">
      <w:pPr>
        <w:pStyle w:val="EndNoteBibliography"/>
        <w:ind w:left="720" w:hanging="720"/>
      </w:pPr>
      <w:r w:rsidRPr="00C31EA0">
        <w:t>3.</w:t>
      </w:r>
      <w:r w:rsidRPr="00C31EA0">
        <w:tab/>
        <w:t xml:space="preserve">Bergenstal, R.M., et al., </w:t>
      </w:r>
      <w:r w:rsidRPr="00C31EA0">
        <w:rPr>
          <w:i/>
        </w:rPr>
        <w:t>Glucose Management Indicator (GMI): A New Term for Estimating A1C From Continuous Glucose Monitoring.</w:t>
      </w:r>
      <w:r w:rsidRPr="00C31EA0">
        <w:t xml:space="preserve"> Diabetes Care, 2018. </w:t>
      </w:r>
      <w:r w:rsidRPr="00C31EA0">
        <w:rPr>
          <w:b/>
        </w:rPr>
        <w:t>41</w:t>
      </w:r>
      <w:r w:rsidRPr="00C31EA0">
        <w:t>(11): p. 2275-2280.</w:t>
      </w:r>
    </w:p>
    <w:p w14:paraId="5DFDE086" w14:textId="77777777" w:rsidR="00C31EA0" w:rsidRPr="00C31EA0" w:rsidRDefault="00C31EA0" w:rsidP="00C31EA0">
      <w:pPr>
        <w:pStyle w:val="EndNoteBibliography"/>
        <w:ind w:left="720" w:hanging="720"/>
      </w:pPr>
      <w:r w:rsidRPr="00C31EA0">
        <w:t>4.</w:t>
      </w:r>
      <w:r w:rsidRPr="00C31EA0">
        <w:tab/>
        <w:t xml:space="preserve">Hernandez, T.L. and L.A. Barbour, </w:t>
      </w:r>
      <w:r w:rsidRPr="00C31EA0">
        <w:rPr>
          <w:i/>
        </w:rPr>
        <w:t>A Standard Approach to Continuous Glucose Monitor Data in Pregnancy for the Study of Fetal Growth and Infant Outcomes.</w:t>
      </w:r>
      <w:r w:rsidRPr="00C31EA0">
        <w:t xml:space="preserve"> Diabetes Technology &amp; Therapeutics, 2013. </w:t>
      </w:r>
      <w:r w:rsidRPr="00C31EA0">
        <w:rPr>
          <w:b/>
        </w:rPr>
        <w:t>15</w:t>
      </w:r>
      <w:r w:rsidRPr="00C31EA0">
        <w:t>(2): p. 172-179.</w:t>
      </w:r>
    </w:p>
    <w:p w14:paraId="57D83003" w14:textId="77777777" w:rsidR="00C31EA0" w:rsidRPr="00C31EA0" w:rsidRDefault="00C31EA0" w:rsidP="00C31EA0">
      <w:pPr>
        <w:pStyle w:val="EndNoteBibliography"/>
        <w:ind w:left="720" w:hanging="720"/>
      </w:pPr>
      <w:r w:rsidRPr="00C31EA0">
        <w:t>5.</w:t>
      </w:r>
      <w:r w:rsidRPr="00C31EA0">
        <w:tab/>
        <w:t xml:space="preserve">Hill, N.R., et al., </w:t>
      </w:r>
      <w:r w:rsidRPr="00C31EA0">
        <w:rPr>
          <w:i/>
        </w:rPr>
        <w:t>Normal reference range for mean tissue glucose and glycemic variability derived from continuous glucose monitoring for subjects without diabetes in different ethnic groups.</w:t>
      </w:r>
      <w:r w:rsidRPr="00C31EA0">
        <w:t xml:space="preserve"> Diabetes Technol Ther, 2011. </w:t>
      </w:r>
      <w:r w:rsidRPr="00C31EA0">
        <w:rPr>
          <w:b/>
        </w:rPr>
        <w:t>13</w:t>
      </w:r>
      <w:r w:rsidRPr="00C31EA0">
        <w:t>(9): p. 921-8.</w:t>
      </w:r>
    </w:p>
    <w:p w14:paraId="2681B6BE" w14:textId="77777777" w:rsidR="00C31EA0" w:rsidRPr="00C31EA0" w:rsidRDefault="00C31EA0" w:rsidP="00C31EA0">
      <w:pPr>
        <w:pStyle w:val="EndNoteBibliography"/>
        <w:ind w:left="720" w:hanging="720"/>
      </w:pPr>
      <w:r w:rsidRPr="00C31EA0">
        <w:t>6.</w:t>
      </w:r>
      <w:r w:rsidRPr="00C31EA0">
        <w:tab/>
        <w:t xml:space="preserve">Sechterberger, M.K., Y.M. Luijf, and J.H. Devries, </w:t>
      </w:r>
      <w:r w:rsidRPr="00C31EA0">
        <w:rPr>
          <w:i/>
        </w:rPr>
        <w:t>Poor agreement of computerized calculators for mean amplitude of glycemic excursions.</w:t>
      </w:r>
      <w:r w:rsidRPr="00C31EA0">
        <w:t xml:space="preserve"> Diabetes Technol Ther, 2014. </w:t>
      </w:r>
      <w:r w:rsidRPr="00C31EA0">
        <w:rPr>
          <w:b/>
        </w:rPr>
        <w:t>16</w:t>
      </w:r>
      <w:r w:rsidRPr="00C31EA0">
        <w:t>(2): p. 72-5.</w:t>
      </w:r>
    </w:p>
    <w:p w14:paraId="1DD7A742" w14:textId="77777777" w:rsidR="00C31EA0" w:rsidRPr="00C31EA0" w:rsidRDefault="00C31EA0" w:rsidP="00C31EA0">
      <w:pPr>
        <w:pStyle w:val="EndNoteBibliography"/>
        <w:ind w:left="720" w:hanging="720"/>
      </w:pPr>
      <w:r w:rsidRPr="00C31EA0">
        <w:t>7.</w:t>
      </w:r>
      <w:r w:rsidRPr="00C31EA0">
        <w:tab/>
        <w:t xml:space="preserve">Danne, T., et al., </w:t>
      </w:r>
      <w:r w:rsidRPr="00C31EA0">
        <w:rPr>
          <w:i/>
        </w:rPr>
        <w:t>International Consensus on Use of Continuous Glucose Monitoring.</w:t>
      </w:r>
      <w:r w:rsidRPr="00C31EA0">
        <w:t xml:space="preserve"> Diabetes Care, 2017. </w:t>
      </w:r>
      <w:r w:rsidRPr="00C31EA0">
        <w:rPr>
          <w:b/>
        </w:rPr>
        <w:t>40</w:t>
      </w:r>
      <w:r w:rsidRPr="00C31EA0">
        <w:t>(12): p. 1631-1640.</w:t>
      </w:r>
    </w:p>
    <w:p w14:paraId="0D316D19" w14:textId="77777777" w:rsidR="00C31EA0" w:rsidRPr="00C31EA0" w:rsidRDefault="00C31EA0" w:rsidP="00C31EA0">
      <w:pPr>
        <w:pStyle w:val="EndNoteBibliography"/>
        <w:ind w:left="720" w:hanging="720"/>
      </w:pPr>
      <w:r w:rsidRPr="00C31EA0">
        <w:t>8.</w:t>
      </w:r>
      <w:r w:rsidRPr="00C31EA0">
        <w:tab/>
        <w:t xml:space="preserve">Hernandez, T.L. and L.A. Barbour, </w:t>
      </w:r>
      <w:r w:rsidRPr="00C31EA0">
        <w:rPr>
          <w:i/>
        </w:rPr>
        <w:t>A standard approach to continuous glucose monitor data in pregnancy for the study of fetal growth and infant outcomes.</w:t>
      </w:r>
      <w:r w:rsidRPr="00C31EA0">
        <w:t xml:space="preserve"> Diabetes Technol Ther, 2013. </w:t>
      </w:r>
      <w:r w:rsidRPr="00C31EA0">
        <w:rPr>
          <w:b/>
        </w:rPr>
        <w:t>15</w:t>
      </w:r>
      <w:r w:rsidRPr="00C31EA0">
        <w:t>(2): p. 172-9.</w:t>
      </w:r>
    </w:p>
    <w:p w14:paraId="59BA7DA5" w14:textId="77777777" w:rsidR="00C31EA0" w:rsidRPr="00C31EA0" w:rsidRDefault="00C31EA0" w:rsidP="00C31EA0">
      <w:pPr>
        <w:pStyle w:val="EndNoteBibliography"/>
        <w:ind w:left="720" w:hanging="720"/>
      </w:pPr>
      <w:r w:rsidRPr="00C31EA0">
        <w:t>9.</w:t>
      </w:r>
      <w:r w:rsidRPr="00C31EA0">
        <w:tab/>
        <w:t xml:space="preserve">Baghurst, P.A., </w:t>
      </w:r>
      <w:r w:rsidRPr="00C31EA0">
        <w:rPr>
          <w:i/>
        </w:rPr>
        <w:t>Calculating the mean amplitude of glycemic excursion from continuous glucose monitoring data: an automated algorithm.</w:t>
      </w:r>
      <w:r w:rsidRPr="00C31EA0">
        <w:t xml:space="preserve"> Diabetes Technol Ther, 2011. </w:t>
      </w:r>
      <w:r w:rsidRPr="00C31EA0">
        <w:rPr>
          <w:b/>
        </w:rPr>
        <w:t>13</w:t>
      </w:r>
      <w:r w:rsidRPr="00C31EA0">
        <w:t>(3): p. 296-302.</w:t>
      </w:r>
    </w:p>
    <w:p w14:paraId="18F39560" w14:textId="77777777" w:rsidR="00C31EA0" w:rsidRPr="00C31EA0" w:rsidRDefault="00C31EA0" w:rsidP="00C31EA0">
      <w:pPr>
        <w:pStyle w:val="EndNoteBibliography"/>
        <w:ind w:left="720" w:hanging="720"/>
      </w:pPr>
      <w:r w:rsidRPr="00C31EA0">
        <w:t>10.</w:t>
      </w:r>
      <w:r w:rsidRPr="00C31EA0">
        <w:tab/>
        <w:t xml:space="preserve">Harris, P.A., et al., </w:t>
      </w:r>
      <w:r w:rsidRPr="00C31EA0">
        <w:rPr>
          <w:i/>
        </w:rPr>
        <w:t>Research electronic data capture (REDCap)--a metadata-driven methodology and workflow process for providing translational research informatics support.</w:t>
      </w:r>
      <w:r w:rsidRPr="00C31EA0">
        <w:t xml:space="preserve"> J Biomed Inform, 2009. </w:t>
      </w:r>
      <w:r w:rsidRPr="00C31EA0">
        <w:rPr>
          <w:b/>
        </w:rPr>
        <w:t>42</w:t>
      </w:r>
      <w:r w:rsidRPr="00C31EA0">
        <w:t>(2): p. 377-81.</w:t>
      </w:r>
    </w:p>
    <w:p w14:paraId="13562843" w14:textId="77777777" w:rsidR="00C31EA0" w:rsidRPr="00C31EA0" w:rsidRDefault="00C31EA0" w:rsidP="00C31EA0">
      <w:pPr>
        <w:pStyle w:val="EndNoteBibliography"/>
        <w:ind w:left="720" w:hanging="720"/>
      </w:pPr>
      <w:r w:rsidRPr="00C31EA0">
        <w:t>11.</w:t>
      </w:r>
      <w:r w:rsidRPr="00C31EA0">
        <w:tab/>
        <w:t xml:space="preserve">Nathan, D.M., et al., </w:t>
      </w:r>
      <w:r w:rsidRPr="00C31EA0">
        <w:rPr>
          <w:i/>
        </w:rPr>
        <w:t>Translating the A1C assay into estimated average glucose values.</w:t>
      </w:r>
      <w:r w:rsidRPr="00C31EA0">
        <w:t xml:space="preserve"> Diabetes Care, 2008. </w:t>
      </w:r>
      <w:r w:rsidRPr="00C31EA0">
        <w:rPr>
          <w:b/>
        </w:rPr>
        <w:t>31</w:t>
      </w:r>
      <w:r w:rsidRPr="00C31EA0">
        <w:t>(8): p. 1473-8.</w:t>
      </w:r>
    </w:p>
    <w:p w14:paraId="4CD6546E" w14:textId="67A71719" w:rsidR="0015663E" w:rsidRDefault="00A0324A" w:rsidP="00262A92">
      <w:pPr>
        <w:shd w:val="clear" w:color="auto" w:fill="FFFFFF"/>
      </w:pPr>
      <w:r>
        <w:fldChar w:fldCharType="end"/>
      </w:r>
      <w:ins w:id="117" w:author="Chan, Christine L" w:date="2019-01-16T09:07:00Z">
        <w:r w:rsidR="004D53D7">
          <w:fldChar w:fldCharType="begin"/>
        </w:r>
        <w:r w:rsidR="004D53D7">
          <w:instrText xml:space="preserve"> ADDIN </w:instrText>
        </w:r>
        <w:r w:rsidR="004D53D7">
          <w:fldChar w:fldCharType="end"/>
        </w:r>
      </w:ins>
    </w:p>
    <w:sectPr w:rsidR="0015663E">
      <w:footerReference w:type="even" r:id="rId34"/>
      <w:footerReference w:type="default" r:id="rId3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Petter Bjornstad" w:date="2019-01-14T21:32:00Z" w:initials="PB">
    <w:p w14:paraId="19169F0C" w14:textId="1A54DFB8" w:rsidR="00266B62" w:rsidRDefault="00266B62">
      <w:pPr>
        <w:pStyle w:val="CommentText"/>
      </w:pPr>
      <w:r>
        <w:rPr>
          <w:rStyle w:val="CommentReference"/>
        </w:rPr>
        <w:annotationRef/>
      </w:r>
      <w:r>
        <w:t xml:space="preserve">Consider: CGM is an essential part of diabetes care. </w:t>
      </w:r>
    </w:p>
  </w:comment>
  <w:comment w:id="23" w:author="Petter Bjornstad" w:date="2019-01-14T21:37:00Z" w:initials="PB">
    <w:p w14:paraId="34BD4A62" w14:textId="67DCDB73" w:rsidR="00266B62" w:rsidRDefault="00266B62">
      <w:pPr>
        <w:pStyle w:val="CommentText"/>
      </w:pPr>
      <w:r>
        <w:rPr>
          <w:rStyle w:val="CommentReference"/>
        </w:rPr>
        <w:annotationRef/>
      </w:r>
      <w:r>
        <w:t xml:space="preserve">Any data or analyses to support this statement? </w:t>
      </w:r>
    </w:p>
  </w:comment>
  <w:comment w:id="25" w:author="Petter Bjornstad" w:date="2019-01-14T21:37:00Z" w:initials="PB">
    <w:p w14:paraId="1EDBC5BD" w14:textId="209604CA" w:rsidR="00266B62" w:rsidRDefault="00266B62">
      <w:pPr>
        <w:pStyle w:val="CommentText"/>
      </w:pPr>
      <w:r>
        <w:rPr>
          <w:rStyle w:val="CommentReference"/>
        </w:rPr>
        <w:annotationRef/>
      </w:r>
      <w:r>
        <w:t>Not necessarily a positive connotation. Perhaps comprehensive would be better?</w:t>
      </w:r>
    </w:p>
  </w:comment>
  <w:comment w:id="24" w:author="Chan, Christine L" w:date="2019-01-16T09:11:00Z" w:initials="CCL">
    <w:p w14:paraId="1EE7B7AC" w14:textId="569D3FAD" w:rsidR="00266B62" w:rsidRDefault="00266B62">
      <w:pPr>
        <w:pStyle w:val="CommentText"/>
      </w:pPr>
      <w:r>
        <w:rPr>
          <w:rStyle w:val="CommentReference"/>
        </w:rPr>
        <w:annotationRef/>
      </w:r>
      <w:r>
        <w:t>Agree with PB. Could change to “our functions provide a more comprehensive list of summary measures”</w:t>
      </w:r>
    </w:p>
  </w:comment>
  <w:comment w:id="38" w:author="Chan, Christine L" w:date="2019-01-16T09:18:00Z" w:initials="CCL">
    <w:p w14:paraId="6B0D68E2" w14:textId="2710266B" w:rsidR="00266B62" w:rsidRDefault="00266B62">
      <w:pPr>
        <w:pStyle w:val="CommentText"/>
      </w:pPr>
      <w:r>
        <w:rPr>
          <w:rStyle w:val="CommentReference"/>
        </w:rPr>
        <w:annotationRef/>
      </w:r>
      <w:r>
        <w:t xml:space="preserve"> I know what you mean, but maybe use a diff word other than ‘standard’ since we are making the point that the reports provided aren’t standardized</w:t>
      </w:r>
    </w:p>
  </w:comment>
  <w:comment w:id="56" w:author="Petter Bjornstad" w:date="2019-01-14T21:49:00Z" w:initials="PB">
    <w:p w14:paraId="4B828F59" w14:textId="29832089" w:rsidR="00266B62" w:rsidRDefault="00266B62">
      <w:pPr>
        <w:pStyle w:val="CommentText"/>
      </w:pPr>
      <w:r>
        <w:rPr>
          <w:rStyle w:val="CommentReference"/>
        </w:rPr>
        <w:annotationRef/>
      </w:r>
      <w:r>
        <w:t xml:space="preserve">Tim – I am disappointed that you did not write this manuscript in LaTeX :-P </w:t>
      </w:r>
    </w:p>
  </w:comment>
  <w:comment w:id="61" w:author="Petter Bjornstad" w:date="2019-01-14T21:51:00Z" w:initials="PB">
    <w:p w14:paraId="5BE81A02" w14:textId="2E849753" w:rsidR="00266B62" w:rsidRDefault="00266B62">
      <w:pPr>
        <w:pStyle w:val="CommentText"/>
      </w:pPr>
      <w:r>
        <w:rPr>
          <w:rStyle w:val="CommentReference"/>
        </w:rPr>
        <w:annotationRef/>
      </w:r>
      <w:r>
        <w:t>This section seems out of place? Is it supposed to be part of the introduction or discussion? Or is this a DTT format requirement?</w:t>
      </w:r>
    </w:p>
  </w:comment>
  <w:comment w:id="76" w:author="Petter Bjornstad" w:date="2019-01-14T21:57:00Z" w:initials="PB">
    <w:p w14:paraId="2D90F71F" w14:textId="3AE429B0" w:rsidR="00266B62" w:rsidRDefault="00266B62">
      <w:pPr>
        <w:pStyle w:val="CommentText"/>
      </w:pPr>
      <w:r>
        <w:rPr>
          <w:rStyle w:val="CommentReference"/>
        </w:rPr>
        <w:annotationRef/>
      </w:r>
      <w:r>
        <w:t xml:space="preserve">I would rephrase this. </w:t>
      </w:r>
    </w:p>
  </w:comment>
  <w:comment w:id="77" w:author="Forlenza, Gregory" w:date="2019-01-15T11:22:00Z" w:initials="FG">
    <w:p w14:paraId="1D86AC68" w14:textId="174436A3" w:rsidR="00266B62" w:rsidRDefault="00266B62">
      <w:pPr>
        <w:pStyle w:val="CommentText"/>
      </w:pPr>
      <w:r>
        <w:rPr>
          <w:rStyle w:val="CommentReference"/>
        </w:rPr>
        <w:annotationRef/>
      </w:r>
      <w:r>
        <w:t>Perhaps retitle as Case Examples. As a Methods paper you don’t really need the standard Intro, Methods, Results, Discussion format.</w:t>
      </w:r>
    </w:p>
  </w:comment>
  <w:comment w:id="78" w:author="Petter Bjornstad" w:date="2019-01-14T21:58:00Z" w:initials="PB">
    <w:p w14:paraId="079030AF" w14:textId="490135F5" w:rsidR="00266B62" w:rsidRDefault="00266B62">
      <w:pPr>
        <w:pStyle w:val="CommentText"/>
      </w:pPr>
      <w:r>
        <w:rPr>
          <w:rStyle w:val="CommentReference"/>
        </w:rPr>
        <w:annotationRef/>
      </w:r>
      <w:r>
        <w:t>Difference of 1 high excursion?</w:t>
      </w:r>
    </w:p>
  </w:comment>
  <w:comment w:id="84" w:author="Forlenza, Gregory" w:date="2019-01-15T11:35:00Z" w:initials="FG">
    <w:p w14:paraId="20F4B5EB" w14:textId="00663DAC" w:rsidR="00266B62" w:rsidRDefault="00266B62">
      <w:pPr>
        <w:pStyle w:val="CommentText"/>
      </w:pPr>
      <w:r>
        <w:rPr>
          <w:rStyle w:val="CommentReference"/>
        </w:rPr>
        <w:annotationRef/>
      </w:r>
      <w:r>
        <w:t>In what? In the calculations. Minor discrepancies?</w:t>
      </w:r>
    </w:p>
  </w:comment>
  <w:comment w:id="102" w:author="Petter Bjornstad" w:date="2019-01-14T22:01:00Z" w:initials="PB">
    <w:p w14:paraId="501123C2" w14:textId="4C5D5AA9" w:rsidR="00266B62" w:rsidRDefault="00266B62">
      <w:pPr>
        <w:pStyle w:val="CommentText"/>
      </w:pPr>
      <w:r>
        <w:rPr>
          <w:rStyle w:val="CommentReference"/>
        </w:rPr>
        <w:annotationRef/>
      </w:r>
      <w:r>
        <w:t xml:space="preserve">According to whom? </w:t>
      </w:r>
    </w:p>
  </w:comment>
  <w:comment w:id="108" w:author="Petter Bjornstad" w:date="2019-01-14T22:02:00Z" w:initials="PB">
    <w:p w14:paraId="3570875F" w14:textId="557AEEE3" w:rsidR="00266B62" w:rsidRDefault="00266B62">
      <w:pPr>
        <w:pStyle w:val="CommentText"/>
      </w:pPr>
      <w:r>
        <w:rPr>
          <w:rStyle w:val="CommentReference"/>
        </w:rPr>
        <w:annotationRef/>
      </w:r>
      <w:r>
        <w:t xml:space="preserve">Not sure I would include this. </w:t>
      </w:r>
    </w:p>
  </w:comment>
  <w:comment w:id="114" w:author="Chan, Christine L" w:date="2019-01-16T09:50:00Z" w:initials="CCL">
    <w:p w14:paraId="1B8447B5" w14:textId="348F40F8" w:rsidR="00AA1753" w:rsidRDefault="00AA1753">
      <w:pPr>
        <w:pStyle w:val="CommentText"/>
      </w:pPr>
      <w:r>
        <w:rPr>
          <w:rStyle w:val="CommentReference"/>
        </w:rPr>
        <w:annotationRef/>
      </w:r>
      <w:r>
        <w:t>Consider rounding off to a whole number of tenths/hundredths place?</w:t>
      </w:r>
    </w:p>
  </w:comment>
  <w:comment w:id="115" w:author="Petter Bjornstad" w:date="2019-01-14T22:05:00Z" w:initials="PB">
    <w:p w14:paraId="1A87C830" w14:textId="4FE4FE6F" w:rsidR="00266B62" w:rsidRDefault="00266B62">
      <w:pPr>
        <w:pStyle w:val="CommentText"/>
      </w:pPr>
      <w:r>
        <w:rPr>
          <w:rStyle w:val="CommentReference"/>
        </w:rPr>
        <w:annotationRef/>
      </w:r>
      <w:r>
        <w:t>I would not include ‘Test Testerson’ as a subject ID :P</w:t>
      </w:r>
    </w:p>
  </w:comment>
  <w:comment w:id="116" w:author="Chan, Christine L" w:date="2019-01-16T10:00:00Z" w:initials="CCL">
    <w:p w14:paraId="007707BB" w14:textId="48E2C6A6" w:rsidR="00301B4E" w:rsidRDefault="00301B4E">
      <w:pPr>
        <w:pStyle w:val="CommentText"/>
      </w:pPr>
      <w:r>
        <w:rPr>
          <w:rStyle w:val="CommentReference"/>
        </w:rPr>
        <w:annotationRef/>
      </w:r>
      <w:r>
        <w:t>Can you make the font bigger?  The axes and legends are too small to be legible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9169F0C" w15:done="0"/>
  <w15:commentEx w15:paraId="34BD4A62" w15:done="0"/>
  <w15:commentEx w15:paraId="1EDBC5BD" w15:done="0"/>
  <w15:commentEx w15:paraId="1EE7B7AC" w15:done="0"/>
  <w15:commentEx w15:paraId="6B0D68E2" w15:done="0"/>
  <w15:commentEx w15:paraId="4B828F59" w15:done="0"/>
  <w15:commentEx w15:paraId="5BE81A02" w15:done="0"/>
  <w15:commentEx w15:paraId="2D90F71F" w15:done="0"/>
  <w15:commentEx w15:paraId="1D86AC68" w15:done="0"/>
  <w15:commentEx w15:paraId="079030AF" w15:done="0"/>
  <w15:commentEx w15:paraId="20F4B5EB" w15:done="0"/>
  <w15:commentEx w15:paraId="501123C2" w15:done="0"/>
  <w15:commentEx w15:paraId="3570875F" w15:done="0"/>
  <w15:commentEx w15:paraId="1B8447B5" w15:done="0"/>
  <w15:commentEx w15:paraId="1A87C830" w15:done="0"/>
  <w15:commentEx w15:paraId="007707B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9169F0C" w16cid:durableId="1FE77E76"/>
  <w16cid:commentId w16cid:paraId="34BD4A62" w16cid:durableId="1FE77F90"/>
  <w16cid:commentId w16cid:paraId="1EDBC5BD" w16cid:durableId="1FE77F9F"/>
  <w16cid:commentId w16cid:paraId="1EE7B7AC" w16cid:durableId="1FE9AF3F"/>
  <w16cid:commentId w16cid:paraId="6B0D68E2" w16cid:durableId="1FE9AF40"/>
  <w16cid:commentId w16cid:paraId="4B828F59" w16cid:durableId="1FE78262"/>
  <w16cid:commentId w16cid:paraId="5BE81A02" w16cid:durableId="1FE782E6"/>
  <w16cid:commentId w16cid:paraId="2D90F71F" w16cid:durableId="1FE7842D"/>
  <w16cid:commentId w16cid:paraId="1D86AC68" w16cid:durableId="1FE9AF44"/>
  <w16cid:commentId w16cid:paraId="079030AF" w16cid:durableId="1FE78497"/>
  <w16cid:commentId w16cid:paraId="20F4B5EB" w16cid:durableId="1FE9AF46"/>
  <w16cid:commentId w16cid:paraId="501123C2" w16cid:durableId="1FE78538"/>
  <w16cid:commentId w16cid:paraId="3570875F" w16cid:durableId="1FE78588"/>
  <w16cid:commentId w16cid:paraId="1B8447B5" w16cid:durableId="1FE9AF49"/>
  <w16cid:commentId w16cid:paraId="1A87C830" w16cid:durableId="1FE78611"/>
  <w16cid:commentId w16cid:paraId="007707BB" w16cid:durableId="1FE9AF4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C0FC1B" w14:textId="77777777" w:rsidR="00F54558" w:rsidRDefault="00F54558">
      <w:r>
        <w:separator/>
      </w:r>
    </w:p>
  </w:endnote>
  <w:endnote w:type="continuationSeparator" w:id="0">
    <w:p w14:paraId="7DA83831" w14:textId="77777777" w:rsidR="00F54558" w:rsidRDefault="00F54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1002AFF" w:usb1="C000ACFF" w:usb2="00000009" w:usb3="00000000" w:csb0="000001FF" w:csb1="00000000"/>
  </w:font>
  <w:font w:name="Segoe UI">
    <w:altName w:val="Calibri"/>
    <w:panose1 w:val="020B0604020202020204"/>
    <w:charset w:val="00"/>
    <w:family w:val="swiss"/>
    <w:pitch w:val="variable"/>
    <w:sig w:usb0="E10022FF" w:usb1="C000E47F" w:usb2="00000029" w:usb3="00000000" w:csb0="000001D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7CC854" w14:textId="77777777" w:rsidR="00266B62" w:rsidRDefault="00266B62" w:rsidP="00EE605D">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B1E20AC" w14:textId="77777777" w:rsidR="00266B62" w:rsidRDefault="00266B62" w:rsidP="00EE605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DDC530" w14:textId="246E7D9C" w:rsidR="00266B62" w:rsidRPr="00D12359" w:rsidRDefault="00266B62">
    <w:pPr>
      <w:pStyle w:val="Footer"/>
      <w:jc w:val="center"/>
      <w:rPr>
        <w:color w:val="000000" w:themeColor="text1"/>
      </w:rPr>
    </w:pPr>
    <w:r w:rsidRPr="00D12359">
      <w:rPr>
        <w:color w:val="000000" w:themeColor="text1"/>
      </w:rPr>
      <w:t xml:space="preserve">Page </w:t>
    </w:r>
    <w:r w:rsidRPr="00D12359">
      <w:rPr>
        <w:color w:val="000000" w:themeColor="text1"/>
      </w:rPr>
      <w:fldChar w:fldCharType="begin"/>
    </w:r>
    <w:r w:rsidRPr="00D12359">
      <w:rPr>
        <w:color w:val="000000" w:themeColor="text1"/>
      </w:rPr>
      <w:instrText xml:space="preserve"> PAGE  \* Arabic  \* MERGEFORMAT </w:instrText>
    </w:r>
    <w:r w:rsidRPr="00D12359">
      <w:rPr>
        <w:color w:val="000000" w:themeColor="text1"/>
      </w:rPr>
      <w:fldChar w:fldCharType="separate"/>
    </w:r>
    <w:r w:rsidR="00301B4E">
      <w:rPr>
        <w:noProof/>
        <w:color w:val="000000" w:themeColor="text1"/>
      </w:rPr>
      <w:t>1</w:t>
    </w:r>
    <w:r w:rsidRPr="00D12359">
      <w:rPr>
        <w:color w:val="000000" w:themeColor="text1"/>
      </w:rPr>
      <w:fldChar w:fldCharType="end"/>
    </w:r>
    <w:r w:rsidRPr="00D12359">
      <w:rPr>
        <w:color w:val="000000" w:themeColor="text1"/>
      </w:rPr>
      <w:t xml:space="preserve"> of </w:t>
    </w:r>
    <w:r w:rsidRPr="00D12359">
      <w:rPr>
        <w:color w:val="000000" w:themeColor="text1"/>
      </w:rPr>
      <w:fldChar w:fldCharType="begin"/>
    </w:r>
    <w:r w:rsidRPr="00D12359">
      <w:rPr>
        <w:color w:val="000000" w:themeColor="text1"/>
      </w:rPr>
      <w:instrText xml:space="preserve"> NUMPAGES  \* Arabic  \* MERGEFORMAT </w:instrText>
    </w:r>
    <w:r w:rsidRPr="00D12359">
      <w:rPr>
        <w:color w:val="000000" w:themeColor="text1"/>
      </w:rPr>
      <w:fldChar w:fldCharType="separate"/>
    </w:r>
    <w:r w:rsidR="00301B4E">
      <w:rPr>
        <w:noProof/>
        <w:color w:val="000000" w:themeColor="text1"/>
      </w:rPr>
      <w:t>20</w:t>
    </w:r>
    <w:r w:rsidRPr="00D12359">
      <w:rPr>
        <w:color w:val="000000" w:themeColor="text1"/>
      </w:rPr>
      <w:fldChar w:fldCharType="end"/>
    </w:r>
  </w:p>
  <w:p w14:paraId="45E293E2" w14:textId="77777777" w:rsidR="00266B62" w:rsidRPr="00D12359" w:rsidRDefault="00266B62" w:rsidP="00EE605D">
    <w:pPr>
      <w:pStyle w:val="Footer"/>
      <w:ind w:right="360"/>
      <w:rPr>
        <w:color w:val="000000" w:themeColor="tex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A940DA" w14:textId="77777777" w:rsidR="00F54558" w:rsidRDefault="00F54558">
      <w:r>
        <w:separator/>
      </w:r>
    </w:p>
  </w:footnote>
  <w:footnote w:type="continuationSeparator" w:id="0">
    <w:p w14:paraId="6E90EB7A" w14:textId="77777777" w:rsidR="00F54558" w:rsidRDefault="00F545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3B0D92"/>
    <w:multiLevelType w:val="hybridMultilevel"/>
    <w:tmpl w:val="6CEE8114"/>
    <w:lvl w:ilvl="0" w:tplc="7B4A634E">
      <w:start w:val="1"/>
      <w:numFmt w:val="upp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etter Bjornstad">
    <w15:presenceInfo w15:providerId="Windows Live" w15:userId="95b3da35207b465d"/>
  </w15:person>
  <w15:person w15:author="Chan, Christine L">
    <w15:presenceInfo w15:providerId="AD" w15:userId="S-1-5-21-16675130-1686114080-203501959-120673"/>
  </w15:person>
  <w15:person w15:author="Forlenza, Gregory">
    <w15:presenceInfo w15:providerId="AD" w15:userId="S-1-5-21-3931225680-1871015619-2963001510-1432872"/>
  </w15:person>
  <w15:person w15:author="Vigers, Timothy">
    <w15:presenceInfo w15:providerId="AD" w15:userId="S::timothy.vigers@ucdenver.edu::5e0642bd-2453-4b61-8af9-2e86e8ba5ec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97"/>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393394"/>
    <w:rsid w:val="00000DDC"/>
    <w:rsid w:val="00001326"/>
    <w:rsid w:val="00004FAC"/>
    <w:rsid w:val="00010869"/>
    <w:rsid w:val="00015940"/>
    <w:rsid w:val="00023F68"/>
    <w:rsid w:val="00032E38"/>
    <w:rsid w:val="00035074"/>
    <w:rsid w:val="00040057"/>
    <w:rsid w:val="000402E6"/>
    <w:rsid w:val="00044A2F"/>
    <w:rsid w:val="00050C2E"/>
    <w:rsid w:val="00051BBE"/>
    <w:rsid w:val="000552CC"/>
    <w:rsid w:val="000568F7"/>
    <w:rsid w:val="00066BF5"/>
    <w:rsid w:val="00083471"/>
    <w:rsid w:val="00084992"/>
    <w:rsid w:val="000861A9"/>
    <w:rsid w:val="000A4489"/>
    <w:rsid w:val="000A6706"/>
    <w:rsid w:val="000A7039"/>
    <w:rsid w:val="000B0050"/>
    <w:rsid w:val="000B3B9E"/>
    <w:rsid w:val="000B49BE"/>
    <w:rsid w:val="000C04CE"/>
    <w:rsid w:val="000C2FBD"/>
    <w:rsid w:val="000C706C"/>
    <w:rsid w:val="000E0259"/>
    <w:rsid w:val="000E0A0D"/>
    <w:rsid w:val="000E6F43"/>
    <w:rsid w:val="000F04AF"/>
    <w:rsid w:val="000F1EAC"/>
    <w:rsid w:val="000F5DBB"/>
    <w:rsid w:val="00104024"/>
    <w:rsid w:val="00104F09"/>
    <w:rsid w:val="00116380"/>
    <w:rsid w:val="001222CE"/>
    <w:rsid w:val="001245BA"/>
    <w:rsid w:val="00135A2D"/>
    <w:rsid w:val="00136910"/>
    <w:rsid w:val="001371F0"/>
    <w:rsid w:val="001373DF"/>
    <w:rsid w:val="001473F3"/>
    <w:rsid w:val="001475A7"/>
    <w:rsid w:val="00156574"/>
    <w:rsid w:val="0015663E"/>
    <w:rsid w:val="001576FA"/>
    <w:rsid w:val="00160792"/>
    <w:rsid w:val="001613DF"/>
    <w:rsid w:val="00165B76"/>
    <w:rsid w:val="00166AA7"/>
    <w:rsid w:val="00173B31"/>
    <w:rsid w:val="00176B76"/>
    <w:rsid w:val="001779D6"/>
    <w:rsid w:val="001A495F"/>
    <w:rsid w:val="001B14DB"/>
    <w:rsid w:val="001B18B8"/>
    <w:rsid w:val="001B2695"/>
    <w:rsid w:val="001B7F9F"/>
    <w:rsid w:val="001C1C37"/>
    <w:rsid w:val="001C666A"/>
    <w:rsid w:val="001D70A0"/>
    <w:rsid w:val="001E21A5"/>
    <w:rsid w:val="001E6BC2"/>
    <w:rsid w:val="001E6EAE"/>
    <w:rsid w:val="001F16FE"/>
    <w:rsid w:val="001F1753"/>
    <w:rsid w:val="001F512A"/>
    <w:rsid w:val="001F5228"/>
    <w:rsid w:val="001F692B"/>
    <w:rsid w:val="002008D0"/>
    <w:rsid w:val="00201CA6"/>
    <w:rsid w:val="00202C10"/>
    <w:rsid w:val="002032EA"/>
    <w:rsid w:val="002058BE"/>
    <w:rsid w:val="00215FBA"/>
    <w:rsid w:val="0021608B"/>
    <w:rsid w:val="00217B25"/>
    <w:rsid w:val="002224B5"/>
    <w:rsid w:val="00227BD3"/>
    <w:rsid w:val="0023115C"/>
    <w:rsid w:val="0024641A"/>
    <w:rsid w:val="00257AA6"/>
    <w:rsid w:val="00262A92"/>
    <w:rsid w:val="00263669"/>
    <w:rsid w:val="00266B62"/>
    <w:rsid w:val="002727B2"/>
    <w:rsid w:val="00274BC5"/>
    <w:rsid w:val="00280245"/>
    <w:rsid w:val="002829FF"/>
    <w:rsid w:val="00284760"/>
    <w:rsid w:val="00285A2D"/>
    <w:rsid w:val="00290512"/>
    <w:rsid w:val="002931E9"/>
    <w:rsid w:val="0029394D"/>
    <w:rsid w:val="00294C35"/>
    <w:rsid w:val="002A6FE6"/>
    <w:rsid w:val="002A723F"/>
    <w:rsid w:val="002B11AB"/>
    <w:rsid w:val="002B4076"/>
    <w:rsid w:val="002C1BFA"/>
    <w:rsid w:val="002D014D"/>
    <w:rsid w:val="002D01AA"/>
    <w:rsid w:val="002D0EE6"/>
    <w:rsid w:val="002D3024"/>
    <w:rsid w:val="002D7A47"/>
    <w:rsid w:val="002E371A"/>
    <w:rsid w:val="002E4068"/>
    <w:rsid w:val="002E57B5"/>
    <w:rsid w:val="002F3D20"/>
    <w:rsid w:val="002F54B0"/>
    <w:rsid w:val="002F5A2C"/>
    <w:rsid w:val="002F6F8A"/>
    <w:rsid w:val="00301B4E"/>
    <w:rsid w:val="00303470"/>
    <w:rsid w:val="00303FE1"/>
    <w:rsid w:val="00313C6E"/>
    <w:rsid w:val="00315868"/>
    <w:rsid w:val="0031735C"/>
    <w:rsid w:val="00324B50"/>
    <w:rsid w:val="00324E61"/>
    <w:rsid w:val="003256ED"/>
    <w:rsid w:val="00326F1D"/>
    <w:rsid w:val="00327C32"/>
    <w:rsid w:val="003300F1"/>
    <w:rsid w:val="00331C9B"/>
    <w:rsid w:val="00334C37"/>
    <w:rsid w:val="00336275"/>
    <w:rsid w:val="00343FFD"/>
    <w:rsid w:val="00354330"/>
    <w:rsid w:val="0036271F"/>
    <w:rsid w:val="00371BDB"/>
    <w:rsid w:val="00372788"/>
    <w:rsid w:val="003737CC"/>
    <w:rsid w:val="00376FA9"/>
    <w:rsid w:val="00380446"/>
    <w:rsid w:val="00384C72"/>
    <w:rsid w:val="0038512E"/>
    <w:rsid w:val="00386576"/>
    <w:rsid w:val="00393394"/>
    <w:rsid w:val="003B6592"/>
    <w:rsid w:val="003B6784"/>
    <w:rsid w:val="003B796A"/>
    <w:rsid w:val="003C31C4"/>
    <w:rsid w:val="003C5590"/>
    <w:rsid w:val="003D6343"/>
    <w:rsid w:val="003E5F2B"/>
    <w:rsid w:val="003E7AFF"/>
    <w:rsid w:val="003F3B87"/>
    <w:rsid w:val="00405DFC"/>
    <w:rsid w:val="00413D0A"/>
    <w:rsid w:val="004152CF"/>
    <w:rsid w:val="004260DE"/>
    <w:rsid w:val="0042648E"/>
    <w:rsid w:val="004311E0"/>
    <w:rsid w:val="004326F0"/>
    <w:rsid w:val="00433F72"/>
    <w:rsid w:val="004364F4"/>
    <w:rsid w:val="00445D73"/>
    <w:rsid w:val="00446BFE"/>
    <w:rsid w:val="00454240"/>
    <w:rsid w:val="00454933"/>
    <w:rsid w:val="004554A8"/>
    <w:rsid w:val="004564CA"/>
    <w:rsid w:val="00456535"/>
    <w:rsid w:val="00461E3C"/>
    <w:rsid w:val="00462612"/>
    <w:rsid w:val="00472C34"/>
    <w:rsid w:val="00474B70"/>
    <w:rsid w:val="004872BB"/>
    <w:rsid w:val="00490AC0"/>
    <w:rsid w:val="0049530F"/>
    <w:rsid w:val="00496018"/>
    <w:rsid w:val="0049614C"/>
    <w:rsid w:val="004977AB"/>
    <w:rsid w:val="004A01C8"/>
    <w:rsid w:val="004A6477"/>
    <w:rsid w:val="004A71BF"/>
    <w:rsid w:val="004B0236"/>
    <w:rsid w:val="004B2AFE"/>
    <w:rsid w:val="004B416B"/>
    <w:rsid w:val="004B63CA"/>
    <w:rsid w:val="004B7FC5"/>
    <w:rsid w:val="004C238A"/>
    <w:rsid w:val="004C4C84"/>
    <w:rsid w:val="004C536E"/>
    <w:rsid w:val="004C53BF"/>
    <w:rsid w:val="004C626D"/>
    <w:rsid w:val="004C6E67"/>
    <w:rsid w:val="004D2C06"/>
    <w:rsid w:val="004D41B6"/>
    <w:rsid w:val="004D53D7"/>
    <w:rsid w:val="004E3200"/>
    <w:rsid w:val="004F292D"/>
    <w:rsid w:val="004F304D"/>
    <w:rsid w:val="004F7663"/>
    <w:rsid w:val="00502FC3"/>
    <w:rsid w:val="00507D22"/>
    <w:rsid w:val="0051315B"/>
    <w:rsid w:val="0051358C"/>
    <w:rsid w:val="00516C80"/>
    <w:rsid w:val="005179F4"/>
    <w:rsid w:val="00517C35"/>
    <w:rsid w:val="00517DAD"/>
    <w:rsid w:val="00520BEA"/>
    <w:rsid w:val="0052401D"/>
    <w:rsid w:val="0053242C"/>
    <w:rsid w:val="00541F08"/>
    <w:rsid w:val="00542179"/>
    <w:rsid w:val="00547A5E"/>
    <w:rsid w:val="005502DD"/>
    <w:rsid w:val="0055234B"/>
    <w:rsid w:val="00552ED3"/>
    <w:rsid w:val="00562E02"/>
    <w:rsid w:val="0056596B"/>
    <w:rsid w:val="00571139"/>
    <w:rsid w:val="005752FB"/>
    <w:rsid w:val="00577DEF"/>
    <w:rsid w:val="00582AC2"/>
    <w:rsid w:val="00582B21"/>
    <w:rsid w:val="005858DF"/>
    <w:rsid w:val="005875E8"/>
    <w:rsid w:val="00591D1E"/>
    <w:rsid w:val="00592FD9"/>
    <w:rsid w:val="00593994"/>
    <w:rsid w:val="00596DE1"/>
    <w:rsid w:val="005B1A7B"/>
    <w:rsid w:val="005B2E8E"/>
    <w:rsid w:val="005B53D9"/>
    <w:rsid w:val="005C5B6E"/>
    <w:rsid w:val="005D14F5"/>
    <w:rsid w:val="005D5792"/>
    <w:rsid w:val="005E03A5"/>
    <w:rsid w:val="005E35CA"/>
    <w:rsid w:val="005F164D"/>
    <w:rsid w:val="005F6444"/>
    <w:rsid w:val="005F741C"/>
    <w:rsid w:val="0060568F"/>
    <w:rsid w:val="0061166E"/>
    <w:rsid w:val="0061376F"/>
    <w:rsid w:val="0061676B"/>
    <w:rsid w:val="00617B6F"/>
    <w:rsid w:val="00621A52"/>
    <w:rsid w:val="006229F9"/>
    <w:rsid w:val="006262AA"/>
    <w:rsid w:val="00633378"/>
    <w:rsid w:val="006358C1"/>
    <w:rsid w:val="00637437"/>
    <w:rsid w:val="00651186"/>
    <w:rsid w:val="006619EE"/>
    <w:rsid w:val="00661B8A"/>
    <w:rsid w:val="00666793"/>
    <w:rsid w:val="0067291A"/>
    <w:rsid w:val="00672D72"/>
    <w:rsid w:val="006871F5"/>
    <w:rsid w:val="00687752"/>
    <w:rsid w:val="006919C9"/>
    <w:rsid w:val="006923FF"/>
    <w:rsid w:val="0069322C"/>
    <w:rsid w:val="00694CDB"/>
    <w:rsid w:val="006956B8"/>
    <w:rsid w:val="006B242B"/>
    <w:rsid w:val="006C1C8D"/>
    <w:rsid w:val="006C2503"/>
    <w:rsid w:val="006D159E"/>
    <w:rsid w:val="006D1E0C"/>
    <w:rsid w:val="006E28C0"/>
    <w:rsid w:val="006E4CC0"/>
    <w:rsid w:val="006F09BF"/>
    <w:rsid w:val="006F15B4"/>
    <w:rsid w:val="006F501F"/>
    <w:rsid w:val="0070098B"/>
    <w:rsid w:val="007222E2"/>
    <w:rsid w:val="00733ADF"/>
    <w:rsid w:val="00735C60"/>
    <w:rsid w:val="0075189B"/>
    <w:rsid w:val="00753DA3"/>
    <w:rsid w:val="007566BD"/>
    <w:rsid w:val="007638BD"/>
    <w:rsid w:val="00770DB8"/>
    <w:rsid w:val="00771A4F"/>
    <w:rsid w:val="0077629F"/>
    <w:rsid w:val="007762F9"/>
    <w:rsid w:val="00777D26"/>
    <w:rsid w:val="00783615"/>
    <w:rsid w:val="00784613"/>
    <w:rsid w:val="0078669E"/>
    <w:rsid w:val="00796393"/>
    <w:rsid w:val="00796680"/>
    <w:rsid w:val="007A4FA0"/>
    <w:rsid w:val="007B0267"/>
    <w:rsid w:val="007B5E28"/>
    <w:rsid w:val="007B6182"/>
    <w:rsid w:val="007B73DE"/>
    <w:rsid w:val="007C24E9"/>
    <w:rsid w:val="007C2915"/>
    <w:rsid w:val="007C39A1"/>
    <w:rsid w:val="007C3B2C"/>
    <w:rsid w:val="007C70D5"/>
    <w:rsid w:val="007E1A0E"/>
    <w:rsid w:val="007E3598"/>
    <w:rsid w:val="007E631E"/>
    <w:rsid w:val="007E7960"/>
    <w:rsid w:val="007F1D3F"/>
    <w:rsid w:val="007F49D3"/>
    <w:rsid w:val="007F4A52"/>
    <w:rsid w:val="0080161C"/>
    <w:rsid w:val="00807CBE"/>
    <w:rsid w:val="0081011C"/>
    <w:rsid w:val="008109D1"/>
    <w:rsid w:val="0081399F"/>
    <w:rsid w:val="00815F59"/>
    <w:rsid w:val="0081776C"/>
    <w:rsid w:val="00824079"/>
    <w:rsid w:val="00825E36"/>
    <w:rsid w:val="00826488"/>
    <w:rsid w:val="008315C2"/>
    <w:rsid w:val="008426CF"/>
    <w:rsid w:val="00842B6F"/>
    <w:rsid w:val="00850701"/>
    <w:rsid w:val="00863E4A"/>
    <w:rsid w:val="00864B17"/>
    <w:rsid w:val="00871C28"/>
    <w:rsid w:val="00871E71"/>
    <w:rsid w:val="00873D81"/>
    <w:rsid w:val="008870AA"/>
    <w:rsid w:val="00890D9E"/>
    <w:rsid w:val="0089408F"/>
    <w:rsid w:val="008943C9"/>
    <w:rsid w:val="008A1171"/>
    <w:rsid w:val="008B0F78"/>
    <w:rsid w:val="008C2D53"/>
    <w:rsid w:val="008C71B9"/>
    <w:rsid w:val="008D0E1A"/>
    <w:rsid w:val="008D7485"/>
    <w:rsid w:val="008E6E1D"/>
    <w:rsid w:val="008F042B"/>
    <w:rsid w:val="008F4058"/>
    <w:rsid w:val="008F41B5"/>
    <w:rsid w:val="008F4589"/>
    <w:rsid w:val="008F50D7"/>
    <w:rsid w:val="00902288"/>
    <w:rsid w:val="0091422C"/>
    <w:rsid w:val="0093079B"/>
    <w:rsid w:val="0093293D"/>
    <w:rsid w:val="00935305"/>
    <w:rsid w:val="00936CCA"/>
    <w:rsid w:val="009403BF"/>
    <w:rsid w:val="00940DC7"/>
    <w:rsid w:val="0094120E"/>
    <w:rsid w:val="00962731"/>
    <w:rsid w:val="009733F3"/>
    <w:rsid w:val="009762B6"/>
    <w:rsid w:val="00982742"/>
    <w:rsid w:val="009828F4"/>
    <w:rsid w:val="0098473F"/>
    <w:rsid w:val="009853A5"/>
    <w:rsid w:val="009869EA"/>
    <w:rsid w:val="009910E6"/>
    <w:rsid w:val="00993E26"/>
    <w:rsid w:val="00994969"/>
    <w:rsid w:val="00995931"/>
    <w:rsid w:val="009A1F44"/>
    <w:rsid w:val="009A622F"/>
    <w:rsid w:val="009A7CF9"/>
    <w:rsid w:val="009C2542"/>
    <w:rsid w:val="009C48BF"/>
    <w:rsid w:val="009D07B8"/>
    <w:rsid w:val="009D37D1"/>
    <w:rsid w:val="009E1EFF"/>
    <w:rsid w:val="009E238C"/>
    <w:rsid w:val="009E3A3C"/>
    <w:rsid w:val="00A0324A"/>
    <w:rsid w:val="00A05F29"/>
    <w:rsid w:val="00A155B4"/>
    <w:rsid w:val="00A22D42"/>
    <w:rsid w:val="00A2407C"/>
    <w:rsid w:val="00A304DD"/>
    <w:rsid w:val="00A35872"/>
    <w:rsid w:val="00A35D71"/>
    <w:rsid w:val="00A403D3"/>
    <w:rsid w:val="00A50B52"/>
    <w:rsid w:val="00A50FF8"/>
    <w:rsid w:val="00A53DBF"/>
    <w:rsid w:val="00A55ED2"/>
    <w:rsid w:val="00A711AA"/>
    <w:rsid w:val="00A83255"/>
    <w:rsid w:val="00A870B4"/>
    <w:rsid w:val="00A9025F"/>
    <w:rsid w:val="00A92F08"/>
    <w:rsid w:val="00AA1753"/>
    <w:rsid w:val="00AB4382"/>
    <w:rsid w:val="00AB7678"/>
    <w:rsid w:val="00AC0000"/>
    <w:rsid w:val="00AC4729"/>
    <w:rsid w:val="00AC5CD9"/>
    <w:rsid w:val="00AC635B"/>
    <w:rsid w:val="00AD1692"/>
    <w:rsid w:val="00AD2BC4"/>
    <w:rsid w:val="00AD5D26"/>
    <w:rsid w:val="00AD7CB0"/>
    <w:rsid w:val="00AE0BA9"/>
    <w:rsid w:val="00AE3EEF"/>
    <w:rsid w:val="00AE60B2"/>
    <w:rsid w:val="00AE7CB2"/>
    <w:rsid w:val="00AF08CB"/>
    <w:rsid w:val="00AF7AD6"/>
    <w:rsid w:val="00B17E33"/>
    <w:rsid w:val="00B24019"/>
    <w:rsid w:val="00B27BD7"/>
    <w:rsid w:val="00B27C6E"/>
    <w:rsid w:val="00B31FCF"/>
    <w:rsid w:val="00B3380E"/>
    <w:rsid w:val="00B3522E"/>
    <w:rsid w:val="00B40768"/>
    <w:rsid w:val="00B6096B"/>
    <w:rsid w:val="00B614B7"/>
    <w:rsid w:val="00B71AAB"/>
    <w:rsid w:val="00B77C40"/>
    <w:rsid w:val="00B8565A"/>
    <w:rsid w:val="00B90CC7"/>
    <w:rsid w:val="00B915AF"/>
    <w:rsid w:val="00B91E7F"/>
    <w:rsid w:val="00BA129A"/>
    <w:rsid w:val="00BA2B08"/>
    <w:rsid w:val="00BA2BAF"/>
    <w:rsid w:val="00BA68CF"/>
    <w:rsid w:val="00BA6AE5"/>
    <w:rsid w:val="00BA7D33"/>
    <w:rsid w:val="00BB57DC"/>
    <w:rsid w:val="00BB5AB6"/>
    <w:rsid w:val="00BB5DFE"/>
    <w:rsid w:val="00BB69EE"/>
    <w:rsid w:val="00BB7728"/>
    <w:rsid w:val="00BC03F3"/>
    <w:rsid w:val="00BC4410"/>
    <w:rsid w:val="00BC5E72"/>
    <w:rsid w:val="00BD04AF"/>
    <w:rsid w:val="00BD1B21"/>
    <w:rsid w:val="00BD6295"/>
    <w:rsid w:val="00BD68CD"/>
    <w:rsid w:val="00BD7FD9"/>
    <w:rsid w:val="00BE0B3E"/>
    <w:rsid w:val="00BE6406"/>
    <w:rsid w:val="00BE7BD5"/>
    <w:rsid w:val="00BF075E"/>
    <w:rsid w:val="00BF46CF"/>
    <w:rsid w:val="00BF5278"/>
    <w:rsid w:val="00BF68A9"/>
    <w:rsid w:val="00BF7700"/>
    <w:rsid w:val="00C02965"/>
    <w:rsid w:val="00C0508F"/>
    <w:rsid w:val="00C10E49"/>
    <w:rsid w:val="00C12657"/>
    <w:rsid w:val="00C12DBD"/>
    <w:rsid w:val="00C17F74"/>
    <w:rsid w:val="00C20550"/>
    <w:rsid w:val="00C21B88"/>
    <w:rsid w:val="00C23607"/>
    <w:rsid w:val="00C308F1"/>
    <w:rsid w:val="00C31EA0"/>
    <w:rsid w:val="00C32191"/>
    <w:rsid w:val="00C34F29"/>
    <w:rsid w:val="00C40AE9"/>
    <w:rsid w:val="00C430BE"/>
    <w:rsid w:val="00C43276"/>
    <w:rsid w:val="00C46708"/>
    <w:rsid w:val="00C50F19"/>
    <w:rsid w:val="00C5745C"/>
    <w:rsid w:val="00C80501"/>
    <w:rsid w:val="00C81B94"/>
    <w:rsid w:val="00C93BDF"/>
    <w:rsid w:val="00CA504A"/>
    <w:rsid w:val="00CC1AE3"/>
    <w:rsid w:val="00CC3CA4"/>
    <w:rsid w:val="00CE35F7"/>
    <w:rsid w:val="00CF1257"/>
    <w:rsid w:val="00CF1B4F"/>
    <w:rsid w:val="00CF4207"/>
    <w:rsid w:val="00D00441"/>
    <w:rsid w:val="00D02C80"/>
    <w:rsid w:val="00D03D68"/>
    <w:rsid w:val="00D041DD"/>
    <w:rsid w:val="00D05493"/>
    <w:rsid w:val="00D066DC"/>
    <w:rsid w:val="00D077CB"/>
    <w:rsid w:val="00D301E0"/>
    <w:rsid w:val="00D379F5"/>
    <w:rsid w:val="00D43D12"/>
    <w:rsid w:val="00D43FEA"/>
    <w:rsid w:val="00D45D4F"/>
    <w:rsid w:val="00D52C12"/>
    <w:rsid w:val="00D55A32"/>
    <w:rsid w:val="00D57B93"/>
    <w:rsid w:val="00D65E60"/>
    <w:rsid w:val="00D702A8"/>
    <w:rsid w:val="00D83025"/>
    <w:rsid w:val="00D91B97"/>
    <w:rsid w:val="00D9285D"/>
    <w:rsid w:val="00D96248"/>
    <w:rsid w:val="00D96AA6"/>
    <w:rsid w:val="00D979B9"/>
    <w:rsid w:val="00DA1641"/>
    <w:rsid w:val="00DA17CC"/>
    <w:rsid w:val="00DA3159"/>
    <w:rsid w:val="00DB3FC5"/>
    <w:rsid w:val="00DB4713"/>
    <w:rsid w:val="00DB5656"/>
    <w:rsid w:val="00DB5CE5"/>
    <w:rsid w:val="00DB6F6F"/>
    <w:rsid w:val="00DB705E"/>
    <w:rsid w:val="00DB78B1"/>
    <w:rsid w:val="00DC15CA"/>
    <w:rsid w:val="00DD0C00"/>
    <w:rsid w:val="00DD1034"/>
    <w:rsid w:val="00DD7C32"/>
    <w:rsid w:val="00DE2A9F"/>
    <w:rsid w:val="00DE5262"/>
    <w:rsid w:val="00DF0ED9"/>
    <w:rsid w:val="00E01518"/>
    <w:rsid w:val="00E0182A"/>
    <w:rsid w:val="00E04E22"/>
    <w:rsid w:val="00E05CF5"/>
    <w:rsid w:val="00E0660F"/>
    <w:rsid w:val="00E21C2E"/>
    <w:rsid w:val="00E23F5C"/>
    <w:rsid w:val="00E3008D"/>
    <w:rsid w:val="00E31370"/>
    <w:rsid w:val="00E34573"/>
    <w:rsid w:val="00E350CB"/>
    <w:rsid w:val="00E406DE"/>
    <w:rsid w:val="00E429D6"/>
    <w:rsid w:val="00E51911"/>
    <w:rsid w:val="00E65E99"/>
    <w:rsid w:val="00E66342"/>
    <w:rsid w:val="00E7282F"/>
    <w:rsid w:val="00E7428A"/>
    <w:rsid w:val="00E773A1"/>
    <w:rsid w:val="00E77D7D"/>
    <w:rsid w:val="00E96A32"/>
    <w:rsid w:val="00E97FC7"/>
    <w:rsid w:val="00EA3594"/>
    <w:rsid w:val="00EA7057"/>
    <w:rsid w:val="00EB37DB"/>
    <w:rsid w:val="00EC7D8F"/>
    <w:rsid w:val="00ED490E"/>
    <w:rsid w:val="00ED7E06"/>
    <w:rsid w:val="00EE5C82"/>
    <w:rsid w:val="00EE605D"/>
    <w:rsid w:val="00EE663C"/>
    <w:rsid w:val="00EE70DF"/>
    <w:rsid w:val="00EF30CC"/>
    <w:rsid w:val="00EF6222"/>
    <w:rsid w:val="00F1172C"/>
    <w:rsid w:val="00F17DC0"/>
    <w:rsid w:val="00F22567"/>
    <w:rsid w:val="00F37D27"/>
    <w:rsid w:val="00F413DF"/>
    <w:rsid w:val="00F46924"/>
    <w:rsid w:val="00F52313"/>
    <w:rsid w:val="00F54558"/>
    <w:rsid w:val="00F5468E"/>
    <w:rsid w:val="00F619BD"/>
    <w:rsid w:val="00F64834"/>
    <w:rsid w:val="00F72E2F"/>
    <w:rsid w:val="00F75A20"/>
    <w:rsid w:val="00F80DB9"/>
    <w:rsid w:val="00F81992"/>
    <w:rsid w:val="00F83B12"/>
    <w:rsid w:val="00F85FCD"/>
    <w:rsid w:val="00F924D7"/>
    <w:rsid w:val="00F93389"/>
    <w:rsid w:val="00FA38BD"/>
    <w:rsid w:val="00FA4400"/>
    <w:rsid w:val="00FA4E2B"/>
    <w:rsid w:val="00FA57A9"/>
    <w:rsid w:val="00FA5B07"/>
    <w:rsid w:val="00FA5DAB"/>
    <w:rsid w:val="00FA71EE"/>
    <w:rsid w:val="00FB06CF"/>
    <w:rsid w:val="00FB67B0"/>
    <w:rsid w:val="00FB7DE7"/>
    <w:rsid w:val="00FC1DF5"/>
    <w:rsid w:val="00FC7790"/>
    <w:rsid w:val="00FD2276"/>
    <w:rsid w:val="00FD6BFD"/>
    <w:rsid w:val="00FE4CB5"/>
    <w:rsid w:val="00FE51BD"/>
    <w:rsid w:val="00FE60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DA736A"/>
  <w15:chartTrackingRefBased/>
  <w15:docId w15:val="{C6DB7627-B83E-44F4-B26E-B421E7417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F1753"/>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93394"/>
    <w:rPr>
      <w:color w:val="0563C1" w:themeColor="hyperlink"/>
      <w:u w:val="single"/>
    </w:rPr>
  </w:style>
  <w:style w:type="paragraph" w:styleId="Footer">
    <w:name w:val="footer"/>
    <w:basedOn w:val="Normal"/>
    <w:link w:val="FooterChar"/>
    <w:uiPriority w:val="99"/>
    <w:unhideWhenUsed/>
    <w:rsid w:val="00393394"/>
    <w:pPr>
      <w:tabs>
        <w:tab w:val="center" w:pos="4680"/>
        <w:tab w:val="right" w:pos="9360"/>
      </w:tabs>
    </w:pPr>
    <w:rPr>
      <w:rFonts w:eastAsiaTheme="minorHAnsi"/>
    </w:rPr>
  </w:style>
  <w:style w:type="character" w:customStyle="1" w:styleId="FooterChar">
    <w:name w:val="Footer Char"/>
    <w:basedOn w:val="DefaultParagraphFont"/>
    <w:link w:val="Footer"/>
    <w:uiPriority w:val="99"/>
    <w:rsid w:val="00393394"/>
    <w:rPr>
      <w:rFonts w:ascii="Times New Roman" w:hAnsi="Times New Roman" w:cs="Times New Roman"/>
      <w:sz w:val="24"/>
      <w:szCs w:val="24"/>
    </w:rPr>
  </w:style>
  <w:style w:type="character" w:styleId="PageNumber">
    <w:name w:val="page number"/>
    <w:basedOn w:val="DefaultParagraphFont"/>
    <w:uiPriority w:val="99"/>
    <w:semiHidden/>
    <w:unhideWhenUsed/>
    <w:rsid w:val="00393394"/>
  </w:style>
  <w:style w:type="paragraph" w:customStyle="1" w:styleId="EndNoteBibliographyTitle">
    <w:name w:val="EndNote Bibliography Title"/>
    <w:basedOn w:val="Normal"/>
    <w:link w:val="EndNoteBibliographyTitleChar"/>
    <w:rsid w:val="00490AC0"/>
    <w:pPr>
      <w:jc w:val="center"/>
    </w:pPr>
    <w:rPr>
      <w:rFonts w:eastAsiaTheme="minorHAnsi"/>
      <w:noProof/>
    </w:rPr>
  </w:style>
  <w:style w:type="character" w:customStyle="1" w:styleId="EndNoteBibliographyTitleChar">
    <w:name w:val="EndNote Bibliography Title Char"/>
    <w:basedOn w:val="DefaultParagraphFont"/>
    <w:link w:val="EndNoteBibliographyTitle"/>
    <w:rsid w:val="00490AC0"/>
    <w:rPr>
      <w:rFonts w:ascii="Times New Roman" w:hAnsi="Times New Roman" w:cs="Times New Roman"/>
      <w:noProof/>
      <w:sz w:val="24"/>
      <w:szCs w:val="24"/>
    </w:rPr>
  </w:style>
  <w:style w:type="paragraph" w:customStyle="1" w:styleId="EndNoteBibliography">
    <w:name w:val="EndNote Bibliography"/>
    <w:basedOn w:val="Normal"/>
    <w:link w:val="EndNoteBibliographyChar"/>
    <w:rsid w:val="00490AC0"/>
    <w:rPr>
      <w:rFonts w:eastAsiaTheme="minorHAnsi"/>
      <w:noProof/>
    </w:rPr>
  </w:style>
  <w:style w:type="character" w:customStyle="1" w:styleId="EndNoteBibliographyChar">
    <w:name w:val="EndNote Bibliography Char"/>
    <w:basedOn w:val="DefaultParagraphFont"/>
    <w:link w:val="EndNoteBibliography"/>
    <w:rsid w:val="00490AC0"/>
    <w:rPr>
      <w:rFonts w:ascii="Times New Roman" w:hAnsi="Times New Roman" w:cs="Times New Roman"/>
      <w:noProof/>
      <w:sz w:val="24"/>
      <w:szCs w:val="24"/>
    </w:rPr>
  </w:style>
  <w:style w:type="character" w:customStyle="1" w:styleId="UnresolvedMention1">
    <w:name w:val="Unresolved Mention1"/>
    <w:basedOn w:val="DefaultParagraphFont"/>
    <w:uiPriority w:val="99"/>
    <w:semiHidden/>
    <w:unhideWhenUsed/>
    <w:rsid w:val="00454240"/>
    <w:rPr>
      <w:color w:val="605E5C"/>
      <w:shd w:val="clear" w:color="auto" w:fill="E1DFDD"/>
    </w:rPr>
  </w:style>
  <w:style w:type="table" w:styleId="TableGrid">
    <w:name w:val="Table Grid"/>
    <w:basedOn w:val="TableNormal"/>
    <w:uiPriority w:val="39"/>
    <w:rsid w:val="007F1D3F"/>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66BF5"/>
    <w:pPr>
      <w:spacing w:before="100" w:beforeAutospacing="1" w:after="100" w:afterAutospacing="1"/>
    </w:pPr>
  </w:style>
  <w:style w:type="character" w:styleId="CommentReference">
    <w:name w:val="annotation reference"/>
    <w:basedOn w:val="DefaultParagraphFont"/>
    <w:uiPriority w:val="99"/>
    <w:semiHidden/>
    <w:unhideWhenUsed/>
    <w:rsid w:val="00C43276"/>
    <w:rPr>
      <w:sz w:val="16"/>
      <w:szCs w:val="16"/>
    </w:rPr>
  </w:style>
  <w:style w:type="paragraph" w:styleId="CommentText">
    <w:name w:val="annotation text"/>
    <w:basedOn w:val="Normal"/>
    <w:link w:val="CommentTextChar"/>
    <w:uiPriority w:val="99"/>
    <w:semiHidden/>
    <w:unhideWhenUsed/>
    <w:rsid w:val="00C43276"/>
    <w:rPr>
      <w:rFonts w:eastAsiaTheme="minorHAnsi"/>
      <w:sz w:val="20"/>
      <w:szCs w:val="20"/>
    </w:rPr>
  </w:style>
  <w:style w:type="character" w:customStyle="1" w:styleId="CommentTextChar">
    <w:name w:val="Comment Text Char"/>
    <w:basedOn w:val="DefaultParagraphFont"/>
    <w:link w:val="CommentText"/>
    <w:uiPriority w:val="99"/>
    <w:semiHidden/>
    <w:rsid w:val="00C43276"/>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43276"/>
    <w:rPr>
      <w:b/>
      <w:bCs/>
    </w:rPr>
  </w:style>
  <w:style w:type="character" w:customStyle="1" w:styleId="CommentSubjectChar">
    <w:name w:val="Comment Subject Char"/>
    <w:basedOn w:val="CommentTextChar"/>
    <w:link w:val="CommentSubject"/>
    <w:uiPriority w:val="99"/>
    <w:semiHidden/>
    <w:rsid w:val="00C43276"/>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C43276"/>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C43276"/>
    <w:rPr>
      <w:rFonts w:ascii="Segoe UI" w:hAnsi="Segoe UI" w:cs="Segoe UI"/>
      <w:sz w:val="18"/>
      <w:szCs w:val="18"/>
    </w:rPr>
  </w:style>
  <w:style w:type="character" w:styleId="FollowedHyperlink">
    <w:name w:val="FollowedHyperlink"/>
    <w:basedOn w:val="DefaultParagraphFont"/>
    <w:uiPriority w:val="99"/>
    <w:semiHidden/>
    <w:unhideWhenUsed/>
    <w:rsid w:val="0031735C"/>
    <w:rPr>
      <w:color w:val="954F72" w:themeColor="followedHyperlink"/>
      <w:u w:val="single"/>
    </w:rPr>
  </w:style>
  <w:style w:type="paragraph" w:styleId="ListParagraph">
    <w:name w:val="List Paragraph"/>
    <w:basedOn w:val="Normal"/>
    <w:uiPriority w:val="34"/>
    <w:qFormat/>
    <w:rsid w:val="00E406DE"/>
    <w:pPr>
      <w:ind w:left="720"/>
      <w:contextualSpacing/>
    </w:pPr>
  </w:style>
  <w:style w:type="paragraph" w:styleId="Revision">
    <w:name w:val="Revision"/>
    <w:hidden/>
    <w:uiPriority w:val="99"/>
    <w:semiHidden/>
    <w:rsid w:val="008870AA"/>
    <w:pPr>
      <w:spacing w:after="0" w:line="240" w:lineRule="auto"/>
    </w:pPr>
    <w:rPr>
      <w:rFonts w:ascii="Times New Roman" w:eastAsia="Times New Roman" w:hAnsi="Times New Roman" w:cs="Times New Roman"/>
      <w:sz w:val="24"/>
      <w:szCs w:val="24"/>
    </w:rPr>
  </w:style>
  <w:style w:type="character" w:customStyle="1" w:styleId="UnresolvedMention2">
    <w:name w:val="Unresolved Mention2"/>
    <w:basedOn w:val="DefaultParagraphFont"/>
    <w:uiPriority w:val="99"/>
    <w:semiHidden/>
    <w:unhideWhenUsed/>
    <w:rsid w:val="00577DEF"/>
    <w:rPr>
      <w:color w:val="605E5C"/>
      <w:shd w:val="clear" w:color="auto" w:fill="E1DFDD"/>
    </w:rPr>
  </w:style>
  <w:style w:type="paragraph" w:styleId="FootnoteText">
    <w:name w:val="footnote text"/>
    <w:basedOn w:val="Normal"/>
    <w:link w:val="FootnoteTextChar"/>
    <w:uiPriority w:val="99"/>
    <w:semiHidden/>
    <w:unhideWhenUsed/>
    <w:rsid w:val="00BF5278"/>
    <w:rPr>
      <w:sz w:val="20"/>
      <w:szCs w:val="20"/>
    </w:rPr>
  </w:style>
  <w:style w:type="character" w:customStyle="1" w:styleId="FootnoteTextChar">
    <w:name w:val="Footnote Text Char"/>
    <w:basedOn w:val="DefaultParagraphFont"/>
    <w:link w:val="FootnoteText"/>
    <w:uiPriority w:val="99"/>
    <w:semiHidden/>
    <w:rsid w:val="00BF5278"/>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BF5278"/>
    <w:rPr>
      <w:vertAlign w:val="superscript"/>
    </w:rPr>
  </w:style>
  <w:style w:type="character" w:styleId="Strong">
    <w:name w:val="Strong"/>
    <w:basedOn w:val="DefaultParagraphFont"/>
    <w:uiPriority w:val="22"/>
    <w:qFormat/>
    <w:rsid w:val="0070098B"/>
    <w:rPr>
      <w:b/>
      <w:bCs/>
    </w:rPr>
  </w:style>
  <w:style w:type="character" w:styleId="Emphasis">
    <w:name w:val="Emphasis"/>
    <w:basedOn w:val="DefaultParagraphFont"/>
    <w:uiPriority w:val="20"/>
    <w:qFormat/>
    <w:rsid w:val="0070098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807627">
      <w:bodyDiv w:val="1"/>
      <w:marLeft w:val="0"/>
      <w:marRight w:val="0"/>
      <w:marTop w:val="0"/>
      <w:marBottom w:val="0"/>
      <w:divBdr>
        <w:top w:val="none" w:sz="0" w:space="0" w:color="auto"/>
        <w:left w:val="none" w:sz="0" w:space="0" w:color="auto"/>
        <w:bottom w:val="none" w:sz="0" w:space="0" w:color="auto"/>
        <w:right w:val="none" w:sz="0" w:space="0" w:color="auto"/>
      </w:divBdr>
      <w:divsChild>
        <w:div w:id="1470053564">
          <w:marLeft w:val="0"/>
          <w:marRight w:val="0"/>
          <w:marTop w:val="0"/>
          <w:marBottom w:val="0"/>
          <w:divBdr>
            <w:top w:val="none" w:sz="0" w:space="0" w:color="auto"/>
            <w:left w:val="none" w:sz="0" w:space="0" w:color="auto"/>
            <w:bottom w:val="none" w:sz="0" w:space="0" w:color="auto"/>
            <w:right w:val="none" w:sz="0" w:space="0" w:color="auto"/>
          </w:divBdr>
          <w:divsChild>
            <w:div w:id="2096199017">
              <w:marLeft w:val="0"/>
              <w:marRight w:val="0"/>
              <w:marTop w:val="0"/>
              <w:marBottom w:val="0"/>
              <w:divBdr>
                <w:top w:val="none" w:sz="0" w:space="0" w:color="auto"/>
                <w:left w:val="none" w:sz="0" w:space="0" w:color="auto"/>
                <w:bottom w:val="none" w:sz="0" w:space="0" w:color="auto"/>
                <w:right w:val="none" w:sz="0" w:space="0" w:color="auto"/>
              </w:divBdr>
              <w:divsChild>
                <w:div w:id="2048949513">
                  <w:marLeft w:val="0"/>
                  <w:marRight w:val="0"/>
                  <w:marTop w:val="0"/>
                  <w:marBottom w:val="0"/>
                  <w:divBdr>
                    <w:top w:val="none" w:sz="0" w:space="0" w:color="auto"/>
                    <w:left w:val="none" w:sz="0" w:space="0" w:color="auto"/>
                    <w:bottom w:val="none" w:sz="0" w:space="0" w:color="auto"/>
                    <w:right w:val="none" w:sz="0" w:space="0" w:color="auto"/>
                  </w:divBdr>
                  <w:divsChild>
                    <w:div w:id="57170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68997">
      <w:bodyDiv w:val="1"/>
      <w:marLeft w:val="0"/>
      <w:marRight w:val="0"/>
      <w:marTop w:val="0"/>
      <w:marBottom w:val="0"/>
      <w:divBdr>
        <w:top w:val="none" w:sz="0" w:space="0" w:color="auto"/>
        <w:left w:val="none" w:sz="0" w:space="0" w:color="auto"/>
        <w:bottom w:val="none" w:sz="0" w:space="0" w:color="auto"/>
        <w:right w:val="none" w:sz="0" w:space="0" w:color="auto"/>
      </w:divBdr>
    </w:div>
    <w:div w:id="239601246">
      <w:bodyDiv w:val="1"/>
      <w:marLeft w:val="0"/>
      <w:marRight w:val="0"/>
      <w:marTop w:val="0"/>
      <w:marBottom w:val="0"/>
      <w:divBdr>
        <w:top w:val="none" w:sz="0" w:space="0" w:color="auto"/>
        <w:left w:val="none" w:sz="0" w:space="0" w:color="auto"/>
        <w:bottom w:val="none" w:sz="0" w:space="0" w:color="auto"/>
        <w:right w:val="none" w:sz="0" w:space="0" w:color="auto"/>
      </w:divBdr>
      <w:divsChild>
        <w:div w:id="1974822286">
          <w:marLeft w:val="0"/>
          <w:marRight w:val="0"/>
          <w:marTop w:val="0"/>
          <w:marBottom w:val="0"/>
          <w:divBdr>
            <w:top w:val="none" w:sz="0" w:space="0" w:color="auto"/>
            <w:left w:val="none" w:sz="0" w:space="0" w:color="auto"/>
            <w:bottom w:val="none" w:sz="0" w:space="0" w:color="auto"/>
            <w:right w:val="none" w:sz="0" w:space="0" w:color="auto"/>
          </w:divBdr>
          <w:divsChild>
            <w:div w:id="456918977">
              <w:marLeft w:val="0"/>
              <w:marRight w:val="0"/>
              <w:marTop w:val="0"/>
              <w:marBottom w:val="0"/>
              <w:divBdr>
                <w:top w:val="none" w:sz="0" w:space="0" w:color="auto"/>
                <w:left w:val="none" w:sz="0" w:space="0" w:color="auto"/>
                <w:bottom w:val="none" w:sz="0" w:space="0" w:color="auto"/>
                <w:right w:val="none" w:sz="0" w:space="0" w:color="auto"/>
              </w:divBdr>
              <w:divsChild>
                <w:div w:id="1833716375">
                  <w:marLeft w:val="0"/>
                  <w:marRight w:val="0"/>
                  <w:marTop w:val="0"/>
                  <w:marBottom w:val="0"/>
                  <w:divBdr>
                    <w:top w:val="none" w:sz="0" w:space="0" w:color="auto"/>
                    <w:left w:val="none" w:sz="0" w:space="0" w:color="auto"/>
                    <w:bottom w:val="none" w:sz="0" w:space="0" w:color="auto"/>
                    <w:right w:val="none" w:sz="0" w:space="0" w:color="auto"/>
                  </w:divBdr>
                  <w:divsChild>
                    <w:div w:id="158645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9315163">
      <w:bodyDiv w:val="1"/>
      <w:marLeft w:val="0"/>
      <w:marRight w:val="0"/>
      <w:marTop w:val="0"/>
      <w:marBottom w:val="0"/>
      <w:divBdr>
        <w:top w:val="none" w:sz="0" w:space="0" w:color="auto"/>
        <w:left w:val="none" w:sz="0" w:space="0" w:color="auto"/>
        <w:bottom w:val="none" w:sz="0" w:space="0" w:color="auto"/>
        <w:right w:val="none" w:sz="0" w:space="0" w:color="auto"/>
      </w:divBdr>
    </w:div>
    <w:div w:id="574433933">
      <w:bodyDiv w:val="1"/>
      <w:marLeft w:val="0"/>
      <w:marRight w:val="0"/>
      <w:marTop w:val="0"/>
      <w:marBottom w:val="0"/>
      <w:divBdr>
        <w:top w:val="none" w:sz="0" w:space="0" w:color="auto"/>
        <w:left w:val="none" w:sz="0" w:space="0" w:color="auto"/>
        <w:bottom w:val="none" w:sz="0" w:space="0" w:color="auto"/>
        <w:right w:val="none" w:sz="0" w:space="0" w:color="auto"/>
      </w:divBdr>
    </w:div>
    <w:div w:id="596716919">
      <w:bodyDiv w:val="1"/>
      <w:marLeft w:val="0"/>
      <w:marRight w:val="0"/>
      <w:marTop w:val="0"/>
      <w:marBottom w:val="0"/>
      <w:divBdr>
        <w:top w:val="none" w:sz="0" w:space="0" w:color="auto"/>
        <w:left w:val="none" w:sz="0" w:space="0" w:color="auto"/>
        <w:bottom w:val="none" w:sz="0" w:space="0" w:color="auto"/>
        <w:right w:val="none" w:sz="0" w:space="0" w:color="auto"/>
      </w:divBdr>
      <w:divsChild>
        <w:div w:id="885527901">
          <w:marLeft w:val="0"/>
          <w:marRight w:val="0"/>
          <w:marTop w:val="0"/>
          <w:marBottom w:val="0"/>
          <w:divBdr>
            <w:top w:val="none" w:sz="0" w:space="0" w:color="auto"/>
            <w:left w:val="none" w:sz="0" w:space="0" w:color="auto"/>
            <w:bottom w:val="none" w:sz="0" w:space="0" w:color="auto"/>
            <w:right w:val="none" w:sz="0" w:space="0" w:color="auto"/>
          </w:divBdr>
          <w:divsChild>
            <w:div w:id="2079478734">
              <w:marLeft w:val="0"/>
              <w:marRight w:val="0"/>
              <w:marTop w:val="0"/>
              <w:marBottom w:val="0"/>
              <w:divBdr>
                <w:top w:val="none" w:sz="0" w:space="0" w:color="auto"/>
                <w:left w:val="none" w:sz="0" w:space="0" w:color="auto"/>
                <w:bottom w:val="none" w:sz="0" w:space="0" w:color="auto"/>
                <w:right w:val="none" w:sz="0" w:space="0" w:color="auto"/>
              </w:divBdr>
              <w:divsChild>
                <w:div w:id="5119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405668">
      <w:bodyDiv w:val="1"/>
      <w:marLeft w:val="0"/>
      <w:marRight w:val="0"/>
      <w:marTop w:val="0"/>
      <w:marBottom w:val="0"/>
      <w:divBdr>
        <w:top w:val="none" w:sz="0" w:space="0" w:color="auto"/>
        <w:left w:val="none" w:sz="0" w:space="0" w:color="auto"/>
        <w:bottom w:val="none" w:sz="0" w:space="0" w:color="auto"/>
        <w:right w:val="none" w:sz="0" w:space="0" w:color="auto"/>
      </w:divBdr>
    </w:div>
    <w:div w:id="1130516291">
      <w:bodyDiv w:val="1"/>
      <w:marLeft w:val="0"/>
      <w:marRight w:val="0"/>
      <w:marTop w:val="0"/>
      <w:marBottom w:val="0"/>
      <w:divBdr>
        <w:top w:val="none" w:sz="0" w:space="0" w:color="auto"/>
        <w:left w:val="none" w:sz="0" w:space="0" w:color="auto"/>
        <w:bottom w:val="none" w:sz="0" w:space="0" w:color="auto"/>
        <w:right w:val="none" w:sz="0" w:space="0" w:color="auto"/>
      </w:divBdr>
    </w:div>
    <w:div w:id="1235237554">
      <w:bodyDiv w:val="1"/>
      <w:marLeft w:val="0"/>
      <w:marRight w:val="0"/>
      <w:marTop w:val="0"/>
      <w:marBottom w:val="0"/>
      <w:divBdr>
        <w:top w:val="none" w:sz="0" w:space="0" w:color="auto"/>
        <w:left w:val="none" w:sz="0" w:space="0" w:color="auto"/>
        <w:bottom w:val="none" w:sz="0" w:space="0" w:color="auto"/>
        <w:right w:val="none" w:sz="0" w:space="0" w:color="auto"/>
      </w:divBdr>
    </w:div>
    <w:div w:id="1407192648">
      <w:bodyDiv w:val="1"/>
      <w:marLeft w:val="0"/>
      <w:marRight w:val="0"/>
      <w:marTop w:val="0"/>
      <w:marBottom w:val="0"/>
      <w:divBdr>
        <w:top w:val="none" w:sz="0" w:space="0" w:color="auto"/>
        <w:left w:val="none" w:sz="0" w:space="0" w:color="auto"/>
        <w:bottom w:val="none" w:sz="0" w:space="0" w:color="auto"/>
        <w:right w:val="none" w:sz="0" w:space="0" w:color="auto"/>
      </w:divBdr>
    </w:div>
    <w:div w:id="2000693993">
      <w:bodyDiv w:val="1"/>
      <w:marLeft w:val="0"/>
      <w:marRight w:val="0"/>
      <w:marTop w:val="0"/>
      <w:marBottom w:val="0"/>
      <w:divBdr>
        <w:top w:val="none" w:sz="0" w:space="0" w:color="auto"/>
        <w:left w:val="none" w:sz="0" w:space="0" w:color="auto"/>
        <w:bottom w:val="none" w:sz="0" w:space="0" w:color="auto"/>
        <w:right w:val="none" w:sz="0" w:space="0" w:color="auto"/>
      </w:divBdr>
      <w:divsChild>
        <w:div w:id="682560749">
          <w:marLeft w:val="0"/>
          <w:marRight w:val="0"/>
          <w:marTop w:val="0"/>
          <w:marBottom w:val="0"/>
          <w:divBdr>
            <w:top w:val="none" w:sz="0" w:space="0" w:color="auto"/>
            <w:left w:val="none" w:sz="0" w:space="0" w:color="auto"/>
            <w:bottom w:val="none" w:sz="0" w:space="0" w:color="auto"/>
            <w:right w:val="none" w:sz="0" w:space="0" w:color="auto"/>
          </w:divBdr>
          <w:divsChild>
            <w:div w:id="141632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91444">
      <w:bodyDiv w:val="1"/>
      <w:marLeft w:val="0"/>
      <w:marRight w:val="0"/>
      <w:marTop w:val="0"/>
      <w:marBottom w:val="0"/>
      <w:divBdr>
        <w:top w:val="none" w:sz="0" w:space="0" w:color="auto"/>
        <w:left w:val="none" w:sz="0" w:space="0" w:color="auto"/>
        <w:bottom w:val="none" w:sz="0" w:space="0" w:color="auto"/>
        <w:right w:val="none" w:sz="0" w:space="0" w:color="auto"/>
      </w:divBdr>
      <w:divsChild>
        <w:div w:id="1905295098">
          <w:marLeft w:val="0"/>
          <w:marRight w:val="0"/>
          <w:marTop w:val="0"/>
          <w:marBottom w:val="0"/>
          <w:divBdr>
            <w:top w:val="none" w:sz="0" w:space="0" w:color="auto"/>
            <w:left w:val="none" w:sz="0" w:space="0" w:color="auto"/>
            <w:bottom w:val="none" w:sz="0" w:space="0" w:color="auto"/>
            <w:right w:val="none" w:sz="0" w:space="0" w:color="auto"/>
          </w:divBdr>
          <w:divsChild>
            <w:div w:id="202729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05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dexcom.com" TargetMode="External"/><Relationship Id="rId18" Type="http://schemas.openxmlformats.org/officeDocument/2006/relationships/hyperlink" Target="http://www.agpreport.org" TargetMode="External"/><Relationship Id="rId26" Type="http://schemas.openxmlformats.org/officeDocument/2006/relationships/image" Target="media/image8.emf"/><Relationship Id="rId21" Type="http://schemas.openxmlformats.org/officeDocument/2006/relationships/image" Target="media/image3.emf"/><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www.diasend.com" TargetMode="External"/><Relationship Id="rId17" Type="http://schemas.openxmlformats.org/officeDocument/2006/relationships/hyperlink" Target="https://github.com/childhealthbiostatscore/R-Packages/tree/master/CGM%20Analysis" TargetMode="External"/><Relationship Id="rId25" Type="http://schemas.openxmlformats.org/officeDocument/2006/relationships/image" Target="media/image7.emf"/><Relationship Id="rId33" Type="http://schemas.openxmlformats.org/officeDocument/2006/relationships/image" Target="media/image15.em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medtronicdiabetes.com/products/carelink-personal-diabetes-software" TargetMode="External"/><Relationship Id="rId20" Type="http://schemas.openxmlformats.org/officeDocument/2006/relationships/image" Target="media/image2.emf"/><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6.emf"/><Relationship Id="rId32" Type="http://schemas.openxmlformats.org/officeDocument/2006/relationships/image" Target="media/image14.emf"/><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www.freestylelibre.us" TargetMode="External"/><Relationship Id="rId23" Type="http://schemas.openxmlformats.org/officeDocument/2006/relationships/image" Target="media/image5.png"/><Relationship Id="rId28" Type="http://schemas.openxmlformats.org/officeDocument/2006/relationships/image" Target="media/image10.emf"/><Relationship Id="rId36"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1.emf"/><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professional.medtronicdiabetes.com/ipro2-professional-cgm" TargetMode="External"/><Relationship Id="rId22" Type="http://schemas.openxmlformats.org/officeDocument/2006/relationships/image" Target="media/image4.emf"/><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footer" Target="footer2.xml"/><Relationship Id="rId8" Type="http://schemas.openxmlformats.org/officeDocument/2006/relationships/hyperlink" Target="mailto:timothy.vigers@ucdenver.edug"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BAE03C-835B-DE4C-AB3A-2B7BCD3CF9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6562</Words>
  <Characters>37406</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Vigers, Timothy</dc:creator>
  <cp:keywords/>
  <dc:description/>
  <cp:lastModifiedBy>Vigers, Timothy</cp:lastModifiedBy>
  <cp:revision>3</cp:revision>
  <dcterms:created xsi:type="dcterms:W3CDTF">2019-01-16T17:01:00Z</dcterms:created>
  <dcterms:modified xsi:type="dcterms:W3CDTF">2019-01-16T20:26:00Z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c481e304-efa7-3d45-87c0-d94fcf60f84b</vt:lpwstr>
  </property>
  <property fmtid="{D5CDD505-2E9C-101B-9397-08002B2CF9AE}" pid="24" name="Mendeley Citation Style_1">
    <vt:lpwstr>http://www.zotero.org/styles/american-medical-association</vt:lpwstr>
  </property>
</Properties>
</file>